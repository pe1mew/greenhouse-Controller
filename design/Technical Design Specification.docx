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465A5" w14:textId="77777777" w:rsidR="006812AC" w:rsidRPr="006812AC" w:rsidRDefault="006812AC" w:rsidP="006812AC">
      <w:pPr>
        <w:rPr>
          <w:b/>
          <w:bCs/>
          <w:lang w:val="en-US"/>
        </w:rPr>
      </w:pPr>
      <w:r w:rsidRPr="006812AC">
        <w:rPr>
          <w:b/>
          <w:bCs/>
          <w:lang w:val="en-US"/>
        </w:rPr>
        <w:t>Technical Design Specification</w:t>
      </w:r>
    </w:p>
    <w:p w14:paraId="0FEC4EE6" w14:textId="77777777" w:rsidR="006812AC" w:rsidRPr="006812AC" w:rsidRDefault="006812AC" w:rsidP="006812AC">
      <w:pPr>
        <w:rPr>
          <w:b/>
          <w:bCs/>
          <w:lang w:val="en-US"/>
        </w:rPr>
      </w:pPr>
      <w:r w:rsidRPr="006812AC">
        <w:rPr>
          <w:b/>
          <w:bCs/>
          <w:lang w:val="en-US"/>
        </w:rPr>
        <w:t>Greenhouse Ventilation Controller</w:t>
      </w:r>
    </w:p>
    <w:tbl>
      <w:tblPr>
        <w:tblW w:w="5000" w:type="pct"/>
        <w:tblCellMar>
          <w:top w:w="15" w:type="dxa"/>
          <w:left w:w="15" w:type="dxa"/>
          <w:bottom w:w="15" w:type="dxa"/>
          <w:right w:w="15" w:type="dxa"/>
        </w:tblCellMar>
        <w:tblLook w:val="04A0" w:firstRow="1" w:lastRow="0" w:firstColumn="1" w:lastColumn="0" w:noHBand="0" w:noVBand="1"/>
      </w:tblPr>
      <w:tblGrid>
        <w:gridCol w:w="1800"/>
        <w:gridCol w:w="7544"/>
      </w:tblGrid>
      <w:tr w:rsidR="006812AC" w:rsidRPr="006812AC" w14:paraId="099D1EE2"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79B8CDE" w14:textId="77777777" w:rsidR="006812AC" w:rsidRPr="006812AC" w:rsidRDefault="006812AC" w:rsidP="006812AC">
            <w:pPr>
              <w:rPr>
                <w:b/>
                <w:bCs/>
                <w:lang w:val="en-US"/>
              </w:rPr>
            </w:pPr>
            <w:r w:rsidRPr="006812AC">
              <w:rPr>
                <w:b/>
                <w:bCs/>
                <w:lang w:val="en-US"/>
              </w:rPr>
              <w:t>Field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5780D26" w14:textId="77777777" w:rsidR="006812AC" w:rsidRPr="006812AC" w:rsidRDefault="006812AC" w:rsidP="006812AC">
            <w:pPr>
              <w:rPr>
                <w:b/>
                <w:bCs/>
                <w:lang w:val="en-US"/>
              </w:rPr>
            </w:pPr>
            <w:r w:rsidRPr="006812AC">
              <w:rPr>
                <w:b/>
                <w:bCs/>
                <w:lang w:val="en-US"/>
              </w:rPr>
              <w:t>Value</w:t>
            </w:r>
          </w:p>
        </w:tc>
      </w:tr>
      <w:tr w:rsidR="006812AC" w:rsidRPr="006812AC" w14:paraId="35A194B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680CB" w14:textId="77777777" w:rsidR="006812AC" w:rsidRPr="006812AC" w:rsidRDefault="006812AC" w:rsidP="006812AC">
            <w:pPr>
              <w:rPr>
                <w:lang w:val="en-US"/>
              </w:rPr>
            </w:pPr>
            <w:r w:rsidRPr="006812AC">
              <w:rPr>
                <w:lang w:val="en-US"/>
              </w:rPr>
              <w:t>Document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77CA88" w14:textId="77777777" w:rsidR="006812AC" w:rsidRPr="006812AC" w:rsidRDefault="006812AC" w:rsidP="006812AC">
            <w:pPr>
              <w:rPr>
                <w:lang w:val="en-US"/>
              </w:rPr>
            </w:pPr>
            <w:r w:rsidRPr="006812AC">
              <w:rPr>
                <w:lang w:val="en-US"/>
              </w:rPr>
              <w:t>Technical Design Specification</w:t>
            </w:r>
          </w:p>
        </w:tc>
      </w:tr>
      <w:tr w:rsidR="006812AC" w:rsidRPr="006812AC" w14:paraId="3C1FCEB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D29A4E" w14:textId="77777777" w:rsidR="006812AC" w:rsidRPr="006812AC" w:rsidRDefault="006812AC" w:rsidP="006812AC">
            <w:pPr>
              <w:rPr>
                <w:lang w:val="en-US"/>
              </w:rPr>
            </w:pPr>
            <w:r w:rsidRPr="006812AC">
              <w:rPr>
                <w:lang w:val="en-US"/>
              </w:rPr>
              <w:t>Project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65ECE" w14:textId="77777777" w:rsidR="006812AC" w:rsidRPr="006812AC" w:rsidRDefault="006812AC" w:rsidP="006812AC">
            <w:pPr>
              <w:rPr>
                <w:lang w:val="en-US"/>
              </w:rPr>
            </w:pPr>
            <w:r w:rsidRPr="006812AC">
              <w:rPr>
                <w:lang w:val="en-US"/>
              </w:rPr>
              <w:t>Greenhouse Ventilation Controller</w:t>
            </w:r>
          </w:p>
        </w:tc>
      </w:tr>
      <w:tr w:rsidR="006812AC" w:rsidRPr="006812AC" w14:paraId="4EDC01C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4A2011" w14:textId="77777777" w:rsidR="006812AC" w:rsidRPr="006812AC" w:rsidRDefault="006812AC" w:rsidP="006812AC">
            <w:pPr>
              <w:rPr>
                <w:lang w:val="en-US"/>
              </w:rPr>
            </w:pPr>
            <w:r w:rsidRPr="006812AC">
              <w:rPr>
                <w:lang w:val="en-US"/>
              </w:rPr>
              <w:t>Version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D00FE" w14:textId="77777777" w:rsidR="006812AC" w:rsidRPr="006812AC" w:rsidRDefault="006812AC" w:rsidP="006812AC">
            <w:pPr>
              <w:rPr>
                <w:lang w:val="en-US"/>
              </w:rPr>
            </w:pPr>
            <w:r w:rsidRPr="006812AC">
              <w:rPr>
                <w:lang w:val="en-US"/>
              </w:rPr>
              <w:t>0.2 (draft)</w:t>
            </w:r>
          </w:p>
        </w:tc>
      </w:tr>
      <w:tr w:rsidR="006812AC" w:rsidRPr="006812AC" w14:paraId="1379763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D8356" w14:textId="77777777" w:rsidR="006812AC" w:rsidRPr="006812AC" w:rsidRDefault="006812AC" w:rsidP="006812AC">
            <w:pPr>
              <w:rPr>
                <w:lang w:val="en-US"/>
              </w:rPr>
            </w:pPr>
            <w:r w:rsidRPr="006812AC">
              <w:rPr>
                <w:lang w:val="en-US"/>
              </w:rPr>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E47C17" w14:textId="77777777" w:rsidR="006812AC" w:rsidRPr="006812AC" w:rsidRDefault="006812AC" w:rsidP="006812AC">
            <w:pPr>
              <w:rPr>
                <w:lang w:val="en-US"/>
              </w:rPr>
            </w:pPr>
            <w:r w:rsidRPr="006812AC">
              <w:rPr>
                <w:lang w:val="en-US"/>
              </w:rPr>
              <w:t>2026-03-26</w:t>
            </w:r>
          </w:p>
        </w:tc>
      </w:tr>
      <w:tr w:rsidR="006812AC" w:rsidRPr="006812AC" w14:paraId="3832A5E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9F3FA" w14:textId="77777777" w:rsidR="006812AC" w:rsidRPr="006812AC" w:rsidRDefault="006812AC" w:rsidP="006812AC">
            <w:pPr>
              <w:rPr>
                <w:lang w:val="en-US"/>
              </w:rPr>
            </w:pPr>
            <w:r w:rsidRPr="006812AC">
              <w:rPr>
                <w:lang w:val="en-US"/>
              </w:rPr>
              <w:t>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D1944A" w14:textId="77777777" w:rsidR="006812AC" w:rsidRPr="006812AC" w:rsidRDefault="006812AC" w:rsidP="006812AC">
            <w:pPr>
              <w:rPr>
                <w:lang w:val="en-US"/>
              </w:rPr>
            </w:pPr>
            <w:r w:rsidRPr="006812AC">
              <w:rPr>
                <w:lang w:val="en-US"/>
              </w:rPr>
              <w:t>Draft — Hardware section complete; Software section pending</w:t>
            </w:r>
          </w:p>
        </w:tc>
      </w:tr>
      <w:tr w:rsidR="006812AC" w:rsidRPr="006812AC" w14:paraId="1FD04311"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12C87D" w14:textId="77777777" w:rsidR="006812AC" w:rsidRPr="006812AC" w:rsidRDefault="006812AC" w:rsidP="006812AC">
            <w:pPr>
              <w:rPr>
                <w:lang w:val="en-US"/>
              </w:rPr>
            </w:pPr>
            <w:r w:rsidRPr="006812AC">
              <w:rPr>
                <w:lang w:val="en-US"/>
              </w:rPr>
              <w:t>Related docs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220C8" w14:textId="77777777" w:rsidR="006812AC" w:rsidRPr="006812AC" w:rsidRDefault="006812AC" w:rsidP="006812AC">
            <w:pPr>
              <w:rPr>
                <w:lang w:val="en-US"/>
              </w:rPr>
            </w:pPr>
            <w:r w:rsidRPr="006812AC">
              <w:rPr>
                <w:lang w:val="en-US"/>
              </w:rPr>
              <w:t>functionalRequirementsSpecification.md</w:t>
            </w:r>
          </w:p>
        </w:tc>
      </w:tr>
      <w:tr w:rsidR="006812AC" w:rsidRPr="006812AC" w14:paraId="79AD5FB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A9B5AD" w14:textId="77777777" w:rsidR="006812AC" w:rsidRPr="006812AC" w:rsidRDefault="006812AC" w:rsidP="006812AC">
            <w:pPr>
              <w:rPr>
                <w:lang w:val="en-U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AB60CC" w14:textId="77777777" w:rsidR="006812AC" w:rsidRPr="006812AC" w:rsidRDefault="006812AC" w:rsidP="006812AC">
            <w:pPr>
              <w:rPr>
                <w:lang w:val="en-US"/>
              </w:rPr>
            </w:pPr>
            <w:r w:rsidRPr="006812AC">
              <w:rPr>
                <w:lang w:val="en-US"/>
              </w:rPr>
              <w:t>technicalSpecification.md</w:t>
            </w:r>
          </w:p>
        </w:tc>
      </w:tr>
    </w:tbl>
    <w:p w14:paraId="6E46A7EB" w14:textId="77777777" w:rsidR="006812AC" w:rsidRDefault="006812AC" w:rsidP="006812AC">
      <w:pPr>
        <w:rPr>
          <w:b/>
          <w:bCs/>
          <w:lang w:val="en-US"/>
        </w:rPr>
      </w:pPr>
    </w:p>
    <w:p w14:paraId="79532D37" w14:textId="77777777" w:rsidR="006812AC" w:rsidRDefault="006812AC">
      <w:pPr>
        <w:rPr>
          <w:b/>
          <w:bCs/>
          <w:lang w:val="en-US"/>
        </w:rPr>
      </w:pPr>
      <w:r>
        <w:rPr>
          <w:b/>
          <w:bCs/>
          <w:lang w:val="en-US"/>
        </w:rPr>
        <w:br w:type="page"/>
      </w:r>
    </w:p>
    <w:p w14:paraId="71E4A8BF" w14:textId="27A4D384" w:rsidR="006812AC" w:rsidRPr="006812AC" w:rsidRDefault="006812AC" w:rsidP="006812AC">
      <w:pPr>
        <w:rPr>
          <w:b/>
          <w:bCs/>
          <w:lang w:val="en-US"/>
        </w:rPr>
      </w:pPr>
      <w:r w:rsidRPr="006812AC">
        <w:rPr>
          <w:b/>
          <w:bCs/>
          <w:lang w:val="en-US"/>
        </w:rPr>
        <w:lastRenderedPageBreak/>
        <w:t>Table of Contents</w:t>
      </w:r>
    </w:p>
    <w:p w14:paraId="6C2A8EA3" w14:textId="77777777" w:rsidR="006812AC" w:rsidRPr="006812AC" w:rsidRDefault="006812AC" w:rsidP="006812AC">
      <w:pPr>
        <w:numPr>
          <w:ilvl w:val="0"/>
          <w:numId w:val="1"/>
        </w:numPr>
        <w:rPr>
          <w:lang w:val="en-US"/>
        </w:rPr>
      </w:pPr>
      <w:hyperlink r:id="rId5" w:anchor="1-introduction" w:history="1">
        <w:r w:rsidRPr="006812AC">
          <w:rPr>
            <w:rStyle w:val="Hyperlink"/>
            <w:lang w:val="en-US"/>
          </w:rPr>
          <w:t>Introduction</w:t>
        </w:r>
      </w:hyperlink>
    </w:p>
    <w:p w14:paraId="37AEE8BE" w14:textId="77777777" w:rsidR="006812AC" w:rsidRPr="006812AC" w:rsidRDefault="006812AC" w:rsidP="006812AC">
      <w:pPr>
        <w:numPr>
          <w:ilvl w:val="0"/>
          <w:numId w:val="1"/>
        </w:numPr>
        <w:rPr>
          <w:lang w:val="en-US"/>
        </w:rPr>
      </w:pPr>
      <w:hyperlink r:id="rId6" w:anchor="2-architecture-and-development-principles" w:history="1">
        <w:r w:rsidRPr="006812AC">
          <w:rPr>
            <w:rStyle w:val="Hyperlink"/>
            <w:lang w:val="en-US"/>
          </w:rPr>
          <w:t>Architecture and Development Principles</w:t>
        </w:r>
      </w:hyperlink>
    </w:p>
    <w:p w14:paraId="4C239FA8" w14:textId="77777777" w:rsidR="006812AC" w:rsidRPr="006812AC" w:rsidRDefault="006812AC" w:rsidP="006812AC">
      <w:pPr>
        <w:numPr>
          <w:ilvl w:val="0"/>
          <w:numId w:val="1"/>
        </w:numPr>
        <w:rPr>
          <w:lang w:val="en-US"/>
        </w:rPr>
      </w:pPr>
      <w:hyperlink r:id="rId7" w:anchor="3-system-architecture-overview" w:history="1">
        <w:r w:rsidRPr="006812AC">
          <w:rPr>
            <w:rStyle w:val="Hyperlink"/>
            <w:lang w:val="en-US"/>
          </w:rPr>
          <w:t>System Architecture Overview</w:t>
        </w:r>
      </w:hyperlink>
    </w:p>
    <w:p w14:paraId="0DB0D9AF" w14:textId="77777777" w:rsidR="006812AC" w:rsidRPr="006812AC" w:rsidRDefault="006812AC" w:rsidP="006812AC">
      <w:pPr>
        <w:numPr>
          <w:ilvl w:val="0"/>
          <w:numId w:val="1"/>
        </w:numPr>
        <w:rPr>
          <w:lang w:val="en-US"/>
        </w:rPr>
      </w:pPr>
      <w:hyperlink r:id="rId8" w:anchor="4-hardware-design" w:history="1">
        <w:r w:rsidRPr="006812AC">
          <w:rPr>
            <w:rStyle w:val="Hyperlink"/>
            <w:lang w:val="en-US"/>
          </w:rPr>
          <w:t>Hardware Design</w:t>
        </w:r>
      </w:hyperlink>
      <w:r w:rsidRPr="006812AC">
        <w:rPr>
          <w:lang w:val="en-US"/>
        </w:rPr>
        <w:t xml:space="preserve"> </w:t>
      </w:r>
    </w:p>
    <w:p w14:paraId="549BC665" w14:textId="77777777" w:rsidR="006812AC" w:rsidRPr="006812AC" w:rsidRDefault="006812AC" w:rsidP="006812AC">
      <w:pPr>
        <w:numPr>
          <w:ilvl w:val="1"/>
          <w:numId w:val="1"/>
        </w:numPr>
        <w:rPr>
          <w:lang w:val="en-US"/>
        </w:rPr>
      </w:pPr>
      <w:r w:rsidRPr="006812AC">
        <w:rPr>
          <w:lang w:val="en-US"/>
        </w:rPr>
        <w:t>4.1 Microcontroller — LOLIN S3 (ESP32-S3)</w:t>
      </w:r>
    </w:p>
    <w:p w14:paraId="7716F6E4" w14:textId="77777777" w:rsidR="006812AC" w:rsidRPr="006812AC" w:rsidRDefault="006812AC" w:rsidP="006812AC">
      <w:pPr>
        <w:numPr>
          <w:ilvl w:val="1"/>
          <w:numId w:val="1"/>
        </w:numPr>
        <w:rPr>
          <w:lang w:val="en-US"/>
        </w:rPr>
      </w:pPr>
      <w:r w:rsidRPr="006812AC">
        <w:rPr>
          <w:lang w:val="en-US"/>
        </w:rPr>
        <w:t>4.2 Sensors</w:t>
      </w:r>
    </w:p>
    <w:p w14:paraId="470A7FBD" w14:textId="77777777" w:rsidR="006812AC" w:rsidRPr="006812AC" w:rsidRDefault="006812AC" w:rsidP="006812AC">
      <w:pPr>
        <w:numPr>
          <w:ilvl w:val="1"/>
          <w:numId w:val="1"/>
        </w:numPr>
        <w:rPr>
          <w:lang w:val="en-US"/>
        </w:rPr>
      </w:pPr>
      <w:r w:rsidRPr="006812AC">
        <w:rPr>
          <w:lang w:val="en-US"/>
        </w:rPr>
        <w:t>4.3 Modbus RS485 Bus</w:t>
      </w:r>
    </w:p>
    <w:p w14:paraId="78D359B0" w14:textId="77777777" w:rsidR="006812AC" w:rsidRPr="006812AC" w:rsidRDefault="006812AC" w:rsidP="006812AC">
      <w:pPr>
        <w:numPr>
          <w:ilvl w:val="1"/>
          <w:numId w:val="1"/>
        </w:numPr>
        <w:rPr>
          <w:lang w:val="en-US"/>
        </w:rPr>
      </w:pPr>
      <w:r w:rsidRPr="006812AC">
        <w:rPr>
          <w:lang w:val="en-US"/>
        </w:rPr>
        <w:t>4.4 User Interface</w:t>
      </w:r>
    </w:p>
    <w:p w14:paraId="5F24A195" w14:textId="77777777" w:rsidR="006812AC" w:rsidRPr="006812AC" w:rsidRDefault="006812AC" w:rsidP="006812AC">
      <w:pPr>
        <w:numPr>
          <w:ilvl w:val="1"/>
          <w:numId w:val="1"/>
        </w:numPr>
        <w:rPr>
          <w:lang w:val="en-US"/>
        </w:rPr>
      </w:pPr>
      <w:r w:rsidRPr="006812AC">
        <w:rPr>
          <w:lang w:val="en-US"/>
        </w:rPr>
        <w:t>4.5 Motor Controller Interface</w:t>
      </w:r>
    </w:p>
    <w:p w14:paraId="1B57B9A8" w14:textId="77777777" w:rsidR="006812AC" w:rsidRPr="006812AC" w:rsidRDefault="006812AC" w:rsidP="006812AC">
      <w:pPr>
        <w:numPr>
          <w:ilvl w:val="1"/>
          <w:numId w:val="1"/>
        </w:numPr>
        <w:rPr>
          <w:lang w:val="en-US"/>
        </w:rPr>
      </w:pPr>
      <w:r w:rsidRPr="006812AC">
        <w:rPr>
          <w:lang w:val="en-US"/>
        </w:rPr>
        <w:t>4.6 Real-Time Clock</w:t>
      </w:r>
    </w:p>
    <w:p w14:paraId="0F7A246C" w14:textId="77777777" w:rsidR="006812AC" w:rsidRPr="006812AC" w:rsidRDefault="006812AC" w:rsidP="006812AC">
      <w:pPr>
        <w:numPr>
          <w:ilvl w:val="1"/>
          <w:numId w:val="1"/>
        </w:numPr>
        <w:rPr>
          <w:lang w:val="en-US"/>
        </w:rPr>
      </w:pPr>
      <w:r w:rsidRPr="006812AC">
        <w:rPr>
          <w:lang w:val="en-US"/>
        </w:rPr>
        <w:t>4.7 Power Supply</w:t>
      </w:r>
    </w:p>
    <w:p w14:paraId="5BD3F429" w14:textId="77777777" w:rsidR="006812AC" w:rsidRPr="006812AC" w:rsidRDefault="006812AC" w:rsidP="006812AC">
      <w:pPr>
        <w:numPr>
          <w:ilvl w:val="1"/>
          <w:numId w:val="1"/>
        </w:numPr>
        <w:rPr>
          <w:lang w:val="en-US"/>
        </w:rPr>
      </w:pPr>
      <w:r w:rsidRPr="006812AC">
        <w:rPr>
          <w:lang w:val="en-US"/>
        </w:rPr>
        <w:t>4.8 SD Card (Optional)</w:t>
      </w:r>
    </w:p>
    <w:p w14:paraId="6D4ABA2F" w14:textId="77777777" w:rsidR="006812AC" w:rsidRPr="006812AC" w:rsidRDefault="006812AC" w:rsidP="006812AC">
      <w:pPr>
        <w:numPr>
          <w:ilvl w:val="1"/>
          <w:numId w:val="1"/>
        </w:numPr>
        <w:rPr>
          <w:lang w:val="en-US"/>
        </w:rPr>
      </w:pPr>
      <w:r w:rsidRPr="006812AC">
        <w:rPr>
          <w:lang w:val="en-US"/>
        </w:rPr>
        <w:t>4.9 Status LEDs</w:t>
      </w:r>
    </w:p>
    <w:p w14:paraId="66D58F7D" w14:textId="77777777" w:rsidR="006812AC" w:rsidRPr="006812AC" w:rsidRDefault="006812AC" w:rsidP="006812AC">
      <w:pPr>
        <w:numPr>
          <w:ilvl w:val="1"/>
          <w:numId w:val="1"/>
        </w:numPr>
        <w:rPr>
          <w:lang w:val="en-US"/>
        </w:rPr>
      </w:pPr>
      <w:r w:rsidRPr="006812AC">
        <w:rPr>
          <w:lang w:val="en-US"/>
        </w:rPr>
        <w:t>4.10 Enclosure</w:t>
      </w:r>
    </w:p>
    <w:p w14:paraId="29EE9656" w14:textId="77777777" w:rsidR="006812AC" w:rsidRPr="006812AC" w:rsidRDefault="006812AC" w:rsidP="006812AC">
      <w:pPr>
        <w:numPr>
          <w:ilvl w:val="1"/>
          <w:numId w:val="1"/>
        </w:numPr>
        <w:rPr>
          <w:lang w:val="en-US"/>
        </w:rPr>
      </w:pPr>
      <w:r w:rsidRPr="006812AC">
        <w:rPr>
          <w:lang w:val="en-US"/>
        </w:rPr>
        <w:t>4.11 GPIO and Peripheral Assignment Summary</w:t>
      </w:r>
    </w:p>
    <w:p w14:paraId="410A389C" w14:textId="77777777" w:rsidR="006812AC" w:rsidRPr="006812AC" w:rsidRDefault="006812AC" w:rsidP="006812AC">
      <w:pPr>
        <w:numPr>
          <w:ilvl w:val="0"/>
          <w:numId w:val="1"/>
        </w:numPr>
        <w:rPr>
          <w:lang w:val="en-US"/>
        </w:rPr>
      </w:pPr>
      <w:hyperlink r:id="rId9" w:anchor="5-software-design" w:history="1">
        <w:r w:rsidRPr="006812AC">
          <w:rPr>
            <w:rStyle w:val="Hyperlink"/>
            <w:lang w:val="en-US"/>
          </w:rPr>
          <w:t>Software Design</w:t>
        </w:r>
      </w:hyperlink>
      <w:r w:rsidRPr="006812AC">
        <w:rPr>
          <w:lang w:val="en-US"/>
        </w:rPr>
        <w:t xml:space="preserve"> </w:t>
      </w:r>
      <w:r w:rsidRPr="006812AC">
        <w:rPr>
          <w:i/>
          <w:iCs/>
          <w:lang w:val="en-US"/>
        </w:rPr>
        <w:t>(to be completed)</w:t>
      </w:r>
    </w:p>
    <w:p w14:paraId="402A8A92" w14:textId="77777777" w:rsidR="006812AC" w:rsidRPr="006812AC" w:rsidRDefault="006812AC" w:rsidP="006812AC">
      <w:pPr>
        <w:numPr>
          <w:ilvl w:val="0"/>
          <w:numId w:val="1"/>
        </w:numPr>
        <w:rPr>
          <w:lang w:val="en-US"/>
        </w:rPr>
      </w:pPr>
      <w:hyperlink r:id="rId10" w:anchor="6-open-issues" w:history="1">
        <w:r w:rsidRPr="006812AC">
          <w:rPr>
            <w:rStyle w:val="Hyperlink"/>
            <w:lang w:val="en-US"/>
          </w:rPr>
          <w:t>Open Issues</w:t>
        </w:r>
      </w:hyperlink>
    </w:p>
    <w:p w14:paraId="0B4FB4B1" w14:textId="77777777" w:rsidR="006812AC" w:rsidRDefault="006812AC">
      <w:pPr>
        <w:rPr>
          <w:b/>
          <w:bCs/>
          <w:lang w:val="en-US"/>
        </w:rPr>
      </w:pPr>
      <w:r>
        <w:rPr>
          <w:b/>
          <w:bCs/>
          <w:lang w:val="en-US"/>
        </w:rPr>
        <w:br w:type="page"/>
      </w:r>
    </w:p>
    <w:p w14:paraId="5B017451" w14:textId="56335BA5" w:rsidR="006812AC" w:rsidRPr="006812AC" w:rsidRDefault="006812AC" w:rsidP="006812AC">
      <w:pPr>
        <w:rPr>
          <w:b/>
          <w:bCs/>
          <w:lang w:val="en-US"/>
        </w:rPr>
      </w:pPr>
      <w:r w:rsidRPr="006812AC">
        <w:rPr>
          <w:b/>
          <w:bCs/>
          <w:lang w:val="en-US"/>
        </w:rPr>
        <w:lastRenderedPageBreak/>
        <w:t>1. Introduction</w:t>
      </w:r>
    </w:p>
    <w:p w14:paraId="61D83AAA" w14:textId="77777777" w:rsidR="006812AC" w:rsidRPr="006812AC" w:rsidRDefault="006812AC" w:rsidP="006812AC">
      <w:pPr>
        <w:rPr>
          <w:b/>
          <w:bCs/>
          <w:lang w:val="en-US"/>
        </w:rPr>
      </w:pPr>
      <w:r w:rsidRPr="006812AC">
        <w:rPr>
          <w:b/>
          <w:bCs/>
          <w:lang w:val="en-US"/>
        </w:rPr>
        <w:t>1.1 Purpose</w:t>
      </w:r>
    </w:p>
    <w:p w14:paraId="3F4F7389" w14:textId="77777777" w:rsidR="006812AC" w:rsidRPr="006812AC" w:rsidRDefault="006812AC" w:rsidP="006812AC">
      <w:pPr>
        <w:rPr>
          <w:lang w:val="en-US"/>
        </w:rPr>
      </w:pPr>
      <w:r w:rsidRPr="006812AC">
        <w:rPr>
          <w:lang w:val="en-US"/>
        </w:rPr>
        <w:t>This document describes the technical design of the greenhouse ventilation controller: the selected hardware components, their interconnections, and — once completed — the software architecture. It translates the requirements in the Functional Requirements Specification (FRS) into concrete implementation decisions.</w:t>
      </w:r>
    </w:p>
    <w:p w14:paraId="66101832" w14:textId="77777777" w:rsidR="006812AC" w:rsidRPr="006812AC" w:rsidRDefault="006812AC" w:rsidP="006812AC">
      <w:pPr>
        <w:rPr>
          <w:b/>
          <w:bCs/>
          <w:lang w:val="en-US"/>
        </w:rPr>
      </w:pPr>
      <w:r w:rsidRPr="006812AC">
        <w:rPr>
          <w:b/>
          <w:bCs/>
          <w:lang w:val="en-US"/>
        </w:rPr>
        <w:t>1.2 Scope</w:t>
      </w:r>
    </w:p>
    <w:p w14:paraId="127D36AB" w14:textId="77777777" w:rsidR="006812AC" w:rsidRPr="006812AC" w:rsidRDefault="006812AC" w:rsidP="006812AC">
      <w:pPr>
        <w:rPr>
          <w:lang w:val="en-US"/>
        </w:rPr>
      </w:pPr>
      <w:r w:rsidRPr="006812AC">
        <w:rPr>
          <w:lang w:val="en-US"/>
        </w:rPr>
        <w:t>This version covers the architecture principles (§2) and the complete hardware design (§4). The software design (§5) is to be added in a subsequent revision.</w:t>
      </w:r>
    </w:p>
    <w:p w14:paraId="68A7054D" w14:textId="77777777" w:rsidR="006812AC" w:rsidRPr="006812AC" w:rsidRDefault="006812AC" w:rsidP="006812AC">
      <w:pPr>
        <w:rPr>
          <w:b/>
          <w:bCs/>
          <w:lang w:val="en-US"/>
        </w:rPr>
      </w:pPr>
      <w:r w:rsidRPr="006812AC">
        <w:rPr>
          <w:b/>
          <w:bCs/>
          <w:lang w:val="en-US"/>
        </w:rPr>
        <w:t>1.3 Definitions</w:t>
      </w:r>
    </w:p>
    <w:tbl>
      <w:tblPr>
        <w:tblW w:w="5000" w:type="pct"/>
        <w:tblCellMar>
          <w:top w:w="15" w:type="dxa"/>
          <w:left w:w="15" w:type="dxa"/>
          <w:bottom w:w="15" w:type="dxa"/>
          <w:right w:w="15" w:type="dxa"/>
        </w:tblCellMar>
        <w:tblLook w:val="04A0" w:firstRow="1" w:lastRow="0" w:firstColumn="1" w:lastColumn="0" w:noHBand="0" w:noVBand="1"/>
      </w:tblPr>
      <w:tblGrid>
        <w:gridCol w:w="1540"/>
        <w:gridCol w:w="7804"/>
      </w:tblGrid>
      <w:tr w:rsidR="006812AC" w:rsidRPr="006812AC" w14:paraId="7EB0E0EA"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A834A3D" w14:textId="77777777" w:rsidR="006812AC" w:rsidRPr="006812AC" w:rsidRDefault="006812AC" w:rsidP="006812AC">
            <w:pPr>
              <w:rPr>
                <w:b/>
                <w:bCs/>
                <w:lang w:val="en-US"/>
              </w:rPr>
            </w:pPr>
            <w:r w:rsidRPr="006812AC">
              <w:rPr>
                <w:b/>
                <w:bCs/>
                <w:lang w:val="en-US"/>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9C3FC3F" w14:textId="77777777" w:rsidR="006812AC" w:rsidRPr="006812AC" w:rsidRDefault="006812AC" w:rsidP="006812AC">
            <w:pPr>
              <w:rPr>
                <w:b/>
                <w:bCs/>
                <w:lang w:val="en-US"/>
              </w:rPr>
            </w:pPr>
            <w:r w:rsidRPr="006812AC">
              <w:rPr>
                <w:b/>
                <w:bCs/>
                <w:lang w:val="en-US"/>
              </w:rPr>
              <w:t>Definition</w:t>
            </w:r>
          </w:p>
        </w:tc>
      </w:tr>
      <w:tr w:rsidR="006812AC" w:rsidRPr="006812AC" w14:paraId="6B41188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B15DA7" w14:textId="77777777" w:rsidR="006812AC" w:rsidRPr="006812AC" w:rsidRDefault="006812AC" w:rsidP="006812AC">
            <w:pPr>
              <w:rPr>
                <w:lang w:val="en-US"/>
              </w:rPr>
            </w:pPr>
            <w:r w:rsidRPr="006812AC">
              <w:rPr>
                <w:lang w:val="en-US"/>
              </w:rPr>
              <w:t>ESP32-S3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62B831" w14:textId="77777777" w:rsidR="006812AC" w:rsidRPr="006812AC" w:rsidRDefault="006812AC" w:rsidP="006812AC">
            <w:pPr>
              <w:rPr>
                <w:lang w:val="en-US"/>
              </w:rPr>
            </w:pPr>
            <w:proofErr w:type="spellStart"/>
            <w:r w:rsidRPr="006812AC">
              <w:rPr>
                <w:lang w:val="en-US"/>
              </w:rPr>
              <w:t>Espressif</w:t>
            </w:r>
            <w:proofErr w:type="spellEnd"/>
            <w:r w:rsidRPr="006812AC">
              <w:rPr>
                <w:lang w:val="en-US"/>
              </w:rPr>
              <w:t xml:space="preserve"> dual-core 32-bit microcontroller with integrated </w:t>
            </w:r>
            <w:proofErr w:type="spellStart"/>
            <w:r w:rsidRPr="006812AC">
              <w:rPr>
                <w:lang w:val="en-US"/>
              </w:rPr>
              <w:t>WiFi</w:t>
            </w:r>
            <w:proofErr w:type="spellEnd"/>
            <w:r w:rsidRPr="006812AC">
              <w:rPr>
                <w:lang w:val="en-US"/>
              </w:rPr>
              <w:t xml:space="preserve"> and BLE</w:t>
            </w:r>
          </w:p>
        </w:tc>
      </w:tr>
      <w:tr w:rsidR="006812AC" w:rsidRPr="006812AC" w14:paraId="707BC406"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7B084" w14:textId="77777777" w:rsidR="006812AC" w:rsidRPr="006812AC" w:rsidRDefault="006812AC" w:rsidP="006812AC">
            <w:pPr>
              <w:rPr>
                <w:lang w:val="en-US"/>
              </w:rPr>
            </w:pPr>
            <w:r w:rsidRPr="006812AC">
              <w:rPr>
                <w:lang w:val="en-US"/>
              </w:rPr>
              <w:t>LOLIN S3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1B82F5" w14:textId="77777777" w:rsidR="006812AC" w:rsidRPr="006812AC" w:rsidRDefault="006812AC" w:rsidP="006812AC">
            <w:pPr>
              <w:rPr>
                <w:lang w:val="en-US"/>
              </w:rPr>
            </w:pPr>
            <w:r w:rsidRPr="006812AC">
              <w:rPr>
                <w:lang w:val="en-US"/>
              </w:rPr>
              <w:t>WEMOS LOLIN S3 development board based on the ESP32-S3</w:t>
            </w:r>
          </w:p>
        </w:tc>
      </w:tr>
      <w:tr w:rsidR="006812AC" w:rsidRPr="006812AC" w14:paraId="62FB4F3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1BFDE8" w14:textId="77777777" w:rsidR="006812AC" w:rsidRPr="006812AC" w:rsidRDefault="006812AC" w:rsidP="006812AC">
            <w:pPr>
              <w:rPr>
                <w:lang w:val="en-US"/>
              </w:rPr>
            </w:pPr>
            <w:r w:rsidRPr="006812AC">
              <w:rPr>
                <w:lang w:val="en-US"/>
              </w:rPr>
              <w:t>Modbus RTU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E8A47D" w14:textId="77777777" w:rsidR="006812AC" w:rsidRPr="006812AC" w:rsidRDefault="006812AC" w:rsidP="006812AC">
            <w:pPr>
              <w:rPr>
                <w:lang w:val="en-US"/>
              </w:rPr>
            </w:pPr>
            <w:r w:rsidRPr="006812AC">
              <w:rPr>
                <w:lang w:val="en-US"/>
              </w:rPr>
              <w:t>Serial communication protocol used over RS485 in this system</w:t>
            </w:r>
          </w:p>
        </w:tc>
      </w:tr>
      <w:tr w:rsidR="006812AC" w:rsidRPr="006812AC" w14:paraId="0531E0A8"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BAC5A" w14:textId="77777777" w:rsidR="006812AC" w:rsidRPr="006812AC" w:rsidRDefault="006812AC" w:rsidP="006812AC">
            <w:pPr>
              <w:rPr>
                <w:lang w:val="en-US"/>
              </w:rPr>
            </w:pPr>
            <w:r w:rsidRPr="006812AC">
              <w:rPr>
                <w:lang w:val="en-US"/>
              </w:rPr>
              <w:t>RS485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AFE6B0" w14:textId="77777777" w:rsidR="006812AC" w:rsidRPr="006812AC" w:rsidRDefault="006812AC" w:rsidP="006812AC">
            <w:pPr>
              <w:rPr>
                <w:lang w:val="en-US"/>
              </w:rPr>
            </w:pPr>
            <w:r w:rsidRPr="006812AC">
              <w:rPr>
                <w:lang w:val="en-US"/>
              </w:rPr>
              <w:t>Differential serial physical layer; supports long cable runs and multi-drop</w:t>
            </w:r>
          </w:p>
        </w:tc>
      </w:tr>
      <w:tr w:rsidR="006812AC" w:rsidRPr="006812AC" w14:paraId="18369DC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844407" w14:textId="77777777" w:rsidR="006812AC" w:rsidRPr="006812AC" w:rsidRDefault="006812AC" w:rsidP="006812AC">
            <w:pPr>
              <w:rPr>
                <w:lang w:val="en-US"/>
              </w:rPr>
            </w:pPr>
            <w:r w:rsidRPr="006812AC">
              <w:rPr>
                <w:lang w:val="en-US"/>
              </w:rPr>
              <w:t>I2C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32A6D3" w14:textId="77777777" w:rsidR="006812AC" w:rsidRPr="006812AC" w:rsidRDefault="006812AC" w:rsidP="006812AC">
            <w:pPr>
              <w:rPr>
                <w:lang w:val="en-US"/>
              </w:rPr>
            </w:pPr>
            <w:r w:rsidRPr="006812AC">
              <w:rPr>
                <w:lang w:val="en-US"/>
              </w:rPr>
              <w:t>Two-wire serial bus (SDA + SCL) used for the display and RTC</w:t>
            </w:r>
          </w:p>
        </w:tc>
      </w:tr>
      <w:tr w:rsidR="006812AC" w:rsidRPr="006812AC" w14:paraId="1D4D6DF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50C7AC" w14:textId="77777777" w:rsidR="006812AC" w:rsidRPr="006812AC" w:rsidRDefault="006812AC" w:rsidP="006812AC">
            <w:pPr>
              <w:rPr>
                <w:lang w:val="en-US"/>
              </w:rPr>
            </w:pPr>
            <w:r w:rsidRPr="006812AC">
              <w:rPr>
                <w:lang w:val="en-US"/>
              </w:rPr>
              <w:t>RTC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08D12C" w14:textId="77777777" w:rsidR="006812AC" w:rsidRPr="006812AC" w:rsidRDefault="006812AC" w:rsidP="006812AC">
            <w:pPr>
              <w:rPr>
                <w:lang w:val="en-US"/>
              </w:rPr>
            </w:pPr>
            <w:r w:rsidRPr="006812AC">
              <w:rPr>
                <w:lang w:val="en-US"/>
              </w:rPr>
              <w:t>Real-Time Clock; maintains calendar time independently of the MCU</w:t>
            </w:r>
          </w:p>
        </w:tc>
      </w:tr>
      <w:tr w:rsidR="006812AC" w:rsidRPr="006812AC" w14:paraId="3F56331D"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05334" w14:textId="77777777" w:rsidR="006812AC" w:rsidRPr="006812AC" w:rsidRDefault="006812AC" w:rsidP="006812AC">
            <w:pPr>
              <w:rPr>
                <w:lang w:val="en-US"/>
              </w:rPr>
            </w:pPr>
            <w:r w:rsidRPr="006812AC">
              <w:rPr>
                <w:lang w:val="en-US"/>
              </w:rPr>
              <w:t>MCU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04CDC0" w14:textId="77777777" w:rsidR="006812AC" w:rsidRPr="006812AC" w:rsidRDefault="006812AC" w:rsidP="006812AC">
            <w:pPr>
              <w:rPr>
                <w:lang w:val="en-US"/>
              </w:rPr>
            </w:pPr>
            <w:r w:rsidRPr="006812AC">
              <w:rPr>
                <w:lang w:val="en-US"/>
              </w:rPr>
              <w:t>Microcontroller Unit</w:t>
            </w:r>
          </w:p>
        </w:tc>
      </w:tr>
      <w:tr w:rsidR="006812AC" w:rsidRPr="006812AC" w14:paraId="3E0D965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F3BCBE" w14:textId="77777777" w:rsidR="006812AC" w:rsidRPr="006812AC" w:rsidRDefault="006812AC" w:rsidP="006812AC">
            <w:pPr>
              <w:rPr>
                <w:lang w:val="en-US"/>
              </w:rPr>
            </w:pPr>
            <w:r w:rsidRPr="006812AC">
              <w:rPr>
                <w:lang w:val="en-US"/>
              </w:rPr>
              <w:t>PSU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9CC3BA" w14:textId="77777777" w:rsidR="006812AC" w:rsidRPr="006812AC" w:rsidRDefault="006812AC" w:rsidP="006812AC">
            <w:pPr>
              <w:rPr>
                <w:lang w:val="en-US"/>
              </w:rPr>
            </w:pPr>
            <w:r w:rsidRPr="006812AC">
              <w:rPr>
                <w:lang w:val="en-US"/>
              </w:rPr>
              <w:t>Power Supply Unit</w:t>
            </w:r>
          </w:p>
        </w:tc>
      </w:tr>
      <w:tr w:rsidR="006812AC" w:rsidRPr="006812AC" w14:paraId="1C5AD5A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4CF39A" w14:textId="77777777" w:rsidR="006812AC" w:rsidRPr="006812AC" w:rsidRDefault="006812AC" w:rsidP="006812AC">
            <w:pPr>
              <w:rPr>
                <w:lang w:val="en-US"/>
              </w:rPr>
            </w:pPr>
            <w:r w:rsidRPr="006812AC">
              <w:rPr>
                <w:lang w:val="en-US"/>
              </w:rPr>
              <w:t>GPIO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2A21AD" w14:textId="77777777" w:rsidR="006812AC" w:rsidRPr="006812AC" w:rsidRDefault="006812AC" w:rsidP="006812AC">
            <w:pPr>
              <w:rPr>
                <w:lang w:val="en-US"/>
              </w:rPr>
            </w:pPr>
            <w:r w:rsidRPr="006812AC">
              <w:rPr>
                <w:lang w:val="en-US"/>
              </w:rPr>
              <w:t>General Purpose Input/Output pin</w:t>
            </w:r>
          </w:p>
        </w:tc>
      </w:tr>
      <w:tr w:rsidR="006812AC" w:rsidRPr="006812AC" w14:paraId="6E6FBEB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3E992" w14:textId="77777777" w:rsidR="006812AC" w:rsidRPr="006812AC" w:rsidRDefault="006812AC" w:rsidP="006812AC">
            <w:pPr>
              <w:rPr>
                <w:lang w:val="en-US"/>
              </w:rPr>
            </w:pPr>
            <w:r w:rsidRPr="006812AC">
              <w:rPr>
                <w:lang w:val="en-US"/>
              </w:rPr>
              <w:lastRenderedPageBreak/>
              <w:t>DE/RE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E467D1" w14:textId="77777777" w:rsidR="006812AC" w:rsidRPr="006812AC" w:rsidRDefault="006812AC" w:rsidP="006812AC">
            <w:pPr>
              <w:rPr>
                <w:lang w:val="en-US"/>
              </w:rPr>
            </w:pPr>
            <w:r w:rsidRPr="006812AC">
              <w:rPr>
                <w:lang w:val="en-US"/>
              </w:rPr>
              <w:t>Driver Enable / Receiver Enable — direction control pin for RS485 transceiver</w:t>
            </w:r>
          </w:p>
        </w:tc>
      </w:tr>
      <w:tr w:rsidR="006812AC" w:rsidRPr="006812AC" w14:paraId="7D96295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3C9F2" w14:textId="77777777" w:rsidR="006812AC" w:rsidRPr="006812AC" w:rsidRDefault="006812AC" w:rsidP="006812AC">
            <w:pPr>
              <w:rPr>
                <w:lang w:val="en-US"/>
              </w:rPr>
            </w:pPr>
            <w:r w:rsidRPr="006812AC">
              <w:rPr>
                <w:lang w:val="en-US"/>
              </w:rPr>
              <w:t>M1, M2, M3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971890" w14:textId="77777777" w:rsidR="006812AC" w:rsidRPr="006812AC" w:rsidRDefault="006812AC" w:rsidP="006812AC">
            <w:pPr>
              <w:rPr>
                <w:lang w:val="en-US"/>
              </w:rPr>
            </w:pPr>
            <w:r w:rsidRPr="006812AC">
              <w:rPr>
                <w:lang w:val="en-US"/>
              </w:rPr>
              <w:t>Window motor channels as defined in the FRS</w:t>
            </w:r>
          </w:p>
        </w:tc>
      </w:tr>
      <w:tr w:rsidR="006812AC" w:rsidRPr="006812AC" w14:paraId="6BE3CAF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BE1248" w14:textId="77777777" w:rsidR="006812AC" w:rsidRPr="006812AC" w:rsidRDefault="006812AC" w:rsidP="006812AC">
            <w:pPr>
              <w:rPr>
                <w:lang w:val="en-US"/>
              </w:rPr>
            </w:pPr>
            <w:r w:rsidRPr="006812AC">
              <w:rPr>
                <w:lang w:val="en-US"/>
              </w:rPr>
              <w:t>RRK-3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D015DF" w14:textId="77777777" w:rsidR="006812AC" w:rsidRPr="006812AC" w:rsidRDefault="006812AC" w:rsidP="006812AC">
            <w:pPr>
              <w:rPr>
                <w:lang w:val="en-US"/>
              </w:rPr>
            </w:pPr>
            <w:proofErr w:type="spellStart"/>
            <w:r w:rsidRPr="006812AC">
              <w:rPr>
                <w:lang w:val="en-US"/>
              </w:rPr>
              <w:t>Hotraco</w:t>
            </w:r>
            <w:proofErr w:type="spellEnd"/>
            <w:r w:rsidRPr="006812AC">
              <w:rPr>
                <w:lang w:val="en-US"/>
              </w:rPr>
              <w:t xml:space="preserve"> RRK-3 three-channel window relay box</w:t>
            </w:r>
          </w:p>
        </w:tc>
      </w:tr>
      <w:tr w:rsidR="006812AC" w:rsidRPr="006812AC" w14:paraId="07DF6FF0"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EDBC4C" w14:textId="77777777" w:rsidR="006812AC" w:rsidRPr="006812AC" w:rsidRDefault="006812AC" w:rsidP="006812AC">
            <w:pPr>
              <w:rPr>
                <w:lang w:val="en-US"/>
              </w:rPr>
            </w:pPr>
            <w:proofErr w:type="spellStart"/>
            <w:r w:rsidRPr="006812AC">
              <w:rPr>
                <w:lang w:val="en-US"/>
              </w:rPr>
              <w:t>KiCad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5D785D" w14:textId="77777777" w:rsidR="006812AC" w:rsidRPr="006812AC" w:rsidRDefault="006812AC" w:rsidP="006812AC">
            <w:pPr>
              <w:rPr>
                <w:lang w:val="en-US"/>
              </w:rPr>
            </w:pPr>
            <w:r w:rsidRPr="006812AC">
              <w:rPr>
                <w:lang w:val="en-US"/>
              </w:rPr>
              <w:t>Open-source PCB design suite</w:t>
            </w:r>
          </w:p>
        </w:tc>
      </w:tr>
      <w:tr w:rsidR="006812AC" w:rsidRPr="006812AC" w14:paraId="6E9EFA7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D61019" w14:textId="77777777" w:rsidR="006812AC" w:rsidRPr="006812AC" w:rsidRDefault="006812AC" w:rsidP="006812AC">
            <w:pPr>
              <w:rPr>
                <w:lang w:val="en-US"/>
              </w:rPr>
            </w:pPr>
            <w:proofErr w:type="spellStart"/>
            <w:r w:rsidRPr="006812AC">
              <w:rPr>
                <w:lang w:val="en-US"/>
              </w:rPr>
              <w:t>PlatformIO</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4549E" w14:textId="77777777" w:rsidR="006812AC" w:rsidRPr="006812AC" w:rsidRDefault="006812AC" w:rsidP="006812AC">
            <w:pPr>
              <w:rPr>
                <w:lang w:val="en-US"/>
              </w:rPr>
            </w:pPr>
            <w:r w:rsidRPr="006812AC">
              <w:rPr>
                <w:lang w:val="en-US"/>
              </w:rPr>
              <w:t>Open-source embedded development platform and IDE extension</w:t>
            </w:r>
          </w:p>
        </w:tc>
      </w:tr>
      <w:tr w:rsidR="006812AC" w:rsidRPr="006812AC" w14:paraId="7C96AE1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FB11CD" w14:textId="77777777" w:rsidR="006812AC" w:rsidRPr="006812AC" w:rsidRDefault="006812AC" w:rsidP="006812AC">
            <w:pPr>
              <w:rPr>
                <w:lang w:val="en-US"/>
              </w:rPr>
            </w:pPr>
            <w:proofErr w:type="spellStart"/>
            <w:r w:rsidRPr="006812AC">
              <w:rPr>
                <w:lang w:val="en-US"/>
              </w:rPr>
              <w:t>VSCode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E6C169" w14:textId="77777777" w:rsidR="006812AC" w:rsidRPr="006812AC" w:rsidRDefault="006812AC" w:rsidP="006812AC">
            <w:pPr>
              <w:rPr>
                <w:lang w:val="en-US"/>
              </w:rPr>
            </w:pPr>
            <w:r w:rsidRPr="006812AC">
              <w:rPr>
                <w:lang w:val="en-US"/>
              </w:rPr>
              <w:t>Visual Studio Code — open-source code editor by Microsoft</w:t>
            </w:r>
          </w:p>
        </w:tc>
      </w:tr>
      <w:tr w:rsidR="006812AC" w:rsidRPr="006812AC" w14:paraId="004A1D38"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A267A0" w14:textId="77777777" w:rsidR="006812AC" w:rsidRPr="006812AC" w:rsidRDefault="006812AC" w:rsidP="006812AC">
            <w:pPr>
              <w:rPr>
                <w:lang w:val="en-US"/>
              </w:rPr>
            </w:pPr>
            <w:r w:rsidRPr="006812AC">
              <w:rPr>
                <w:lang w:val="en-US"/>
              </w:rPr>
              <w:t>OTA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E3DEA" w14:textId="77777777" w:rsidR="006812AC" w:rsidRPr="006812AC" w:rsidRDefault="006812AC" w:rsidP="006812AC">
            <w:pPr>
              <w:rPr>
                <w:lang w:val="en-US"/>
              </w:rPr>
            </w:pPr>
            <w:r w:rsidRPr="006812AC">
              <w:rPr>
                <w:lang w:val="en-US"/>
              </w:rPr>
              <w:t>Over-The-Air firmware update</w:t>
            </w:r>
          </w:p>
        </w:tc>
      </w:tr>
    </w:tbl>
    <w:p w14:paraId="64FE89F7" w14:textId="77777777" w:rsidR="006812AC" w:rsidRDefault="006812AC" w:rsidP="006812AC">
      <w:pPr>
        <w:rPr>
          <w:b/>
          <w:bCs/>
          <w:lang w:val="en-US"/>
        </w:rPr>
      </w:pPr>
    </w:p>
    <w:p w14:paraId="5508FECD" w14:textId="77777777" w:rsidR="006812AC" w:rsidRDefault="006812AC">
      <w:pPr>
        <w:rPr>
          <w:b/>
          <w:bCs/>
          <w:lang w:val="en-US"/>
        </w:rPr>
      </w:pPr>
      <w:r>
        <w:rPr>
          <w:b/>
          <w:bCs/>
          <w:lang w:val="en-US"/>
        </w:rPr>
        <w:br w:type="page"/>
      </w:r>
    </w:p>
    <w:p w14:paraId="24EE0B97" w14:textId="13FFBD2C" w:rsidR="006812AC" w:rsidRPr="006812AC" w:rsidRDefault="006812AC" w:rsidP="006812AC">
      <w:pPr>
        <w:rPr>
          <w:b/>
          <w:bCs/>
          <w:lang w:val="en-US"/>
        </w:rPr>
      </w:pPr>
      <w:r w:rsidRPr="006812AC">
        <w:rPr>
          <w:b/>
          <w:bCs/>
          <w:lang w:val="en-US"/>
        </w:rPr>
        <w:lastRenderedPageBreak/>
        <w:t>2. Architecture and Development Principles</w:t>
      </w:r>
    </w:p>
    <w:p w14:paraId="5B3F5E92" w14:textId="77777777" w:rsidR="006812AC" w:rsidRPr="006812AC" w:rsidRDefault="006812AC" w:rsidP="006812AC">
      <w:pPr>
        <w:rPr>
          <w:lang w:val="en-US"/>
        </w:rPr>
      </w:pPr>
      <w:r w:rsidRPr="006812AC">
        <w:rPr>
          <w:lang w:val="en-US"/>
        </w:rPr>
        <w:t>This section defines the overarching principles that govern how the project is built, shared, and maintained. These principles apply to both the hardware and software parts of the project.</w:t>
      </w:r>
    </w:p>
    <w:p w14:paraId="291BE227" w14:textId="77777777" w:rsidR="006812AC" w:rsidRPr="006812AC" w:rsidRDefault="006812AC" w:rsidP="006812AC">
      <w:pPr>
        <w:rPr>
          <w:b/>
          <w:bCs/>
          <w:lang w:val="en-US"/>
        </w:rPr>
      </w:pPr>
      <w:r w:rsidRPr="006812AC">
        <w:rPr>
          <w:b/>
          <w:bCs/>
          <w:lang w:val="en-US"/>
        </w:rPr>
        <w:t xml:space="preserve">2.1 Project </w:t>
      </w:r>
      <w:proofErr w:type="spellStart"/>
      <w:r w:rsidRPr="006812AC">
        <w:rPr>
          <w:b/>
          <w:bCs/>
          <w:lang w:val="en-US"/>
        </w:rPr>
        <w:t>Licences</w:t>
      </w:r>
      <w:proofErr w:type="spellEnd"/>
    </w:p>
    <w:p w14:paraId="2DBFC737" w14:textId="77777777" w:rsidR="006812AC" w:rsidRPr="006812AC" w:rsidRDefault="006812AC" w:rsidP="006812AC">
      <w:pPr>
        <w:rPr>
          <w:lang w:val="en-US"/>
        </w:rPr>
      </w:pPr>
      <w:r w:rsidRPr="006812AC">
        <w:rPr>
          <w:lang w:val="en-US"/>
        </w:rPr>
        <w:t xml:space="preserve">The project uses separate </w:t>
      </w:r>
      <w:proofErr w:type="spellStart"/>
      <w:r w:rsidRPr="006812AC">
        <w:rPr>
          <w:lang w:val="en-US"/>
        </w:rPr>
        <w:t>licences</w:t>
      </w:r>
      <w:proofErr w:type="spellEnd"/>
      <w:r w:rsidRPr="006812AC">
        <w:rPr>
          <w:lang w:val="en-US"/>
        </w:rPr>
        <w:t xml:space="preserve"> for software and for all other project artefacts (hardware design files, documentation, and images).</w:t>
      </w:r>
    </w:p>
    <w:tbl>
      <w:tblPr>
        <w:tblW w:w="5000" w:type="pct"/>
        <w:tblCellMar>
          <w:top w:w="15" w:type="dxa"/>
          <w:left w:w="15" w:type="dxa"/>
          <w:bottom w:w="15" w:type="dxa"/>
          <w:right w:w="15" w:type="dxa"/>
        </w:tblCellMar>
        <w:tblLook w:val="04A0" w:firstRow="1" w:lastRow="0" w:firstColumn="1" w:lastColumn="0" w:noHBand="0" w:noVBand="1"/>
      </w:tblPr>
      <w:tblGrid>
        <w:gridCol w:w="2173"/>
        <w:gridCol w:w="7171"/>
      </w:tblGrid>
      <w:tr w:rsidR="006812AC" w:rsidRPr="006812AC" w14:paraId="7CDFBAA9"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14A42AD" w14:textId="77777777" w:rsidR="006812AC" w:rsidRPr="006812AC" w:rsidRDefault="006812AC" w:rsidP="006812AC">
            <w:pPr>
              <w:rPr>
                <w:b/>
                <w:bCs/>
                <w:lang w:val="en-US"/>
              </w:rPr>
            </w:pPr>
            <w:r w:rsidRPr="006812AC">
              <w:rPr>
                <w:b/>
                <w:bCs/>
                <w:lang w:val="en-US"/>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8ECBB72" w14:textId="77777777" w:rsidR="006812AC" w:rsidRPr="006812AC" w:rsidRDefault="006812AC" w:rsidP="006812AC">
            <w:pPr>
              <w:rPr>
                <w:b/>
                <w:bCs/>
                <w:lang w:val="en-US"/>
              </w:rPr>
            </w:pPr>
            <w:proofErr w:type="spellStart"/>
            <w:r w:rsidRPr="006812AC">
              <w:rPr>
                <w:b/>
                <w:bCs/>
                <w:lang w:val="en-US"/>
              </w:rPr>
              <w:t>Licence</w:t>
            </w:r>
            <w:proofErr w:type="spellEnd"/>
          </w:p>
        </w:tc>
      </w:tr>
      <w:tr w:rsidR="006812AC" w:rsidRPr="006812AC" w14:paraId="492C6A6D"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08D2B7" w14:textId="77777777" w:rsidR="006812AC" w:rsidRPr="006812AC" w:rsidRDefault="006812AC" w:rsidP="006812AC">
            <w:pPr>
              <w:rPr>
                <w:lang w:val="en-US"/>
              </w:rPr>
            </w:pPr>
            <w:r w:rsidRPr="006812AC">
              <w:rPr>
                <w:b/>
                <w:bCs/>
                <w:lang w:val="en-US"/>
              </w:rPr>
              <w:t xml:space="preserve">Software </w:t>
            </w:r>
            <w:proofErr w:type="spellStart"/>
            <w:r w:rsidRPr="006812AC">
              <w:rPr>
                <w:b/>
                <w:bCs/>
                <w:lang w:val="en-US"/>
              </w:rPr>
              <w:t>licence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8890EC" w14:textId="77777777" w:rsidR="006812AC" w:rsidRPr="006812AC" w:rsidRDefault="006812AC" w:rsidP="006812AC">
            <w:pPr>
              <w:rPr>
                <w:lang w:val="en-US"/>
              </w:rPr>
            </w:pPr>
            <w:r w:rsidRPr="006812AC">
              <w:rPr>
                <w:lang w:val="en-US"/>
              </w:rPr>
              <w:t xml:space="preserve">Source-available, non-commercial </w:t>
            </w:r>
            <w:proofErr w:type="spellStart"/>
            <w:r w:rsidRPr="006812AC">
              <w:rPr>
                <w:lang w:val="en-US"/>
              </w:rPr>
              <w:t>licence</w:t>
            </w:r>
            <w:proofErr w:type="spellEnd"/>
            <w:r w:rsidRPr="006812AC">
              <w:rPr>
                <w:lang w:val="en-US"/>
              </w:rPr>
              <w:t xml:space="preserve">. Free to use and modify for personal and non-commercial purposes. Redistribution and commercial use are </w:t>
            </w:r>
            <w:r w:rsidRPr="006812AC">
              <w:rPr>
                <w:b/>
                <w:bCs/>
                <w:lang w:val="en-US"/>
              </w:rPr>
              <w:t>not</w:t>
            </w:r>
            <w:r w:rsidRPr="006812AC">
              <w:rPr>
                <w:lang w:val="en-US"/>
              </w:rPr>
              <w:t xml:space="preserve"> permitted.</w:t>
            </w:r>
          </w:p>
        </w:tc>
      </w:tr>
      <w:tr w:rsidR="006812AC" w:rsidRPr="006812AC" w14:paraId="2D29DA99"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FBB662" w14:textId="77777777" w:rsidR="006812AC" w:rsidRPr="006812AC" w:rsidRDefault="006812AC" w:rsidP="006812AC">
            <w:pPr>
              <w:rPr>
                <w:lang w:val="en-US"/>
              </w:rPr>
            </w:pPr>
            <w:r w:rsidRPr="006812AC">
              <w:rPr>
                <w:b/>
                <w:bCs/>
                <w:lang w:val="en-US"/>
              </w:rPr>
              <w:t xml:space="preserve">Hardware design </w:t>
            </w:r>
            <w:proofErr w:type="spellStart"/>
            <w:r w:rsidRPr="006812AC">
              <w:rPr>
                <w:b/>
                <w:bCs/>
                <w:lang w:val="en-US"/>
              </w:rPr>
              <w:t>licence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909ED4" w14:textId="77777777" w:rsidR="006812AC" w:rsidRPr="006812AC" w:rsidRDefault="006812AC" w:rsidP="006812AC">
            <w:pPr>
              <w:rPr>
                <w:lang w:val="en-US"/>
              </w:rPr>
            </w:pPr>
            <w:r w:rsidRPr="006812AC">
              <w:rPr>
                <w:lang w:val="en-US"/>
              </w:rPr>
              <w:t>Creative Commons Attribution-</w:t>
            </w:r>
            <w:proofErr w:type="spellStart"/>
            <w:r w:rsidRPr="006812AC">
              <w:rPr>
                <w:lang w:val="en-US"/>
              </w:rPr>
              <w:t>NonCommercial</w:t>
            </w:r>
            <w:proofErr w:type="spellEnd"/>
            <w:r w:rsidRPr="006812AC">
              <w:rPr>
                <w:lang w:val="en-US"/>
              </w:rPr>
              <w:t>-</w:t>
            </w:r>
            <w:proofErr w:type="spellStart"/>
            <w:r w:rsidRPr="006812AC">
              <w:rPr>
                <w:lang w:val="en-US"/>
              </w:rPr>
              <w:t>NoDerivatives</w:t>
            </w:r>
            <w:proofErr w:type="spellEnd"/>
            <w:r w:rsidRPr="006812AC">
              <w:rPr>
                <w:lang w:val="en-US"/>
              </w:rPr>
              <w:t xml:space="preserve"> 4.0 International (CC BY-NC-ND 4.0). Permits sharing with attribution for non-commercial purposes; no modifications to the hardware design files are permitted.</w:t>
            </w:r>
          </w:p>
        </w:tc>
      </w:tr>
      <w:tr w:rsidR="006812AC" w:rsidRPr="006812AC" w14:paraId="0C2AB98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B3E02C" w14:textId="77777777" w:rsidR="006812AC" w:rsidRPr="006812AC" w:rsidRDefault="006812AC" w:rsidP="006812AC">
            <w:pPr>
              <w:rPr>
                <w:lang w:val="en-US"/>
              </w:rPr>
            </w:pPr>
            <w:r w:rsidRPr="006812AC">
              <w:rPr>
                <w:b/>
                <w:bCs/>
                <w:lang w:val="en-US"/>
              </w:rPr>
              <w:t>Documentation and images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ABC17D" w14:textId="77777777" w:rsidR="006812AC" w:rsidRPr="006812AC" w:rsidRDefault="006812AC" w:rsidP="006812AC">
            <w:pPr>
              <w:rPr>
                <w:lang w:val="en-US"/>
              </w:rPr>
            </w:pPr>
            <w:r w:rsidRPr="006812AC">
              <w:rPr>
                <w:lang w:val="en-US"/>
              </w:rPr>
              <w:t>Creative Commons Attribution-</w:t>
            </w:r>
            <w:proofErr w:type="spellStart"/>
            <w:r w:rsidRPr="006812AC">
              <w:rPr>
                <w:lang w:val="en-US"/>
              </w:rPr>
              <w:t>NonCommercial</w:t>
            </w:r>
            <w:proofErr w:type="spellEnd"/>
            <w:r w:rsidRPr="006812AC">
              <w:rPr>
                <w:lang w:val="en-US"/>
              </w:rPr>
              <w:t>-</w:t>
            </w:r>
            <w:proofErr w:type="spellStart"/>
            <w:r w:rsidRPr="006812AC">
              <w:rPr>
                <w:lang w:val="en-US"/>
              </w:rPr>
              <w:t>NoDerivatives</w:t>
            </w:r>
            <w:proofErr w:type="spellEnd"/>
            <w:r w:rsidRPr="006812AC">
              <w:rPr>
                <w:lang w:val="en-US"/>
              </w:rPr>
              <w:t xml:space="preserve"> 4.0 International (CC BY-NC-ND 4.0). Permits sharing with attribution for non-commercial purposes; no derivatives permitted.</w:t>
            </w:r>
          </w:p>
        </w:tc>
      </w:tr>
      <w:tr w:rsidR="006812AC" w:rsidRPr="006812AC" w14:paraId="18EF1A8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BE660" w14:textId="77777777" w:rsidR="006812AC" w:rsidRPr="006812AC" w:rsidRDefault="006812AC" w:rsidP="006812AC">
            <w:pPr>
              <w:rPr>
                <w:lang w:val="en-US"/>
              </w:rPr>
            </w:pPr>
            <w:r w:rsidRPr="006812AC">
              <w:rPr>
                <w:b/>
                <w:bCs/>
                <w:lang w:val="en-US"/>
              </w:rPr>
              <w:t>Rationale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61E084" w14:textId="77777777" w:rsidR="006812AC" w:rsidRPr="006812AC" w:rsidRDefault="006812AC" w:rsidP="006812AC">
            <w:pPr>
              <w:rPr>
                <w:lang w:val="en-US"/>
              </w:rPr>
            </w:pPr>
            <w:r w:rsidRPr="006812AC">
              <w:rPr>
                <w:lang w:val="en-US"/>
              </w:rPr>
              <w:t xml:space="preserve">The CC BY-NC-ND 4.0 </w:t>
            </w:r>
            <w:proofErr w:type="spellStart"/>
            <w:r w:rsidRPr="006812AC">
              <w:rPr>
                <w:lang w:val="en-US"/>
              </w:rPr>
              <w:t>licence</w:t>
            </w:r>
            <w:proofErr w:type="spellEnd"/>
            <w:r w:rsidRPr="006812AC">
              <w:rPr>
                <w:lang w:val="en-US"/>
              </w:rPr>
              <w:t xml:space="preserve"> protects the integrity of the hardware design and documentation while permitting personal, educational, and non-commercial sharing. The software </w:t>
            </w:r>
            <w:proofErr w:type="spellStart"/>
            <w:r w:rsidRPr="006812AC">
              <w:rPr>
                <w:lang w:val="en-US"/>
              </w:rPr>
              <w:t>licence</w:t>
            </w:r>
            <w:proofErr w:type="spellEnd"/>
            <w:r w:rsidRPr="006812AC">
              <w:rPr>
                <w:lang w:val="en-US"/>
              </w:rPr>
              <w:t xml:space="preserve"> allows inspection and personal adaptation without enabling commercial exploitation or </w:t>
            </w:r>
            <w:proofErr w:type="spellStart"/>
            <w:r w:rsidRPr="006812AC">
              <w:rPr>
                <w:lang w:val="en-US"/>
              </w:rPr>
              <w:t>unauthorised</w:t>
            </w:r>
            <w:proofErr w:type="spellEnd"/>
            <w:r w:rsidRPr="006812AC">
              <w:rPr>
                <w:lang w:val="en-US"/>
              </w:rPr>
              <w:t xml:space="preserve"> redistribution.</w:t>
            </w:r>
          </w:p>
        </w:tc>
      </w:tr>
    </w:tbl>
    <w:p w14:paraId="27D92FD1" w14:textId="77777777" w:rsidR="006812AC" w:rsidRPr="006812AC" w:rsidRDefault="006812AC" w:rsidP="006812AC">
      <w:pPr>
        <w:rPr>
          <w:b/>
          <w:bCs/>
          <w:lang w:val="en-US"/>
        </w:rPr>
      </w:pPr>
      <w:r w:rsidRPr="006812AC">
        <w:rPr>
          <w:b/>
          <w:bCs/>
          <w:lang w:val="en-US"/>
        </w:rPr>
        <w:t>2.2 Version Control — GitHub / GitLab</w:t>
      </w:r>
    </w:p>
    <w:p w14:paraId="520C340D" w14:textId="77777777" w:rsidR="006812AC" w:rsidRPr="006812AC" w:rsidRDefault="006812AC" w:rsidP="006812AC">
      <w:pPr>
        <w:rPr>
          <w:lang w:val="en-US"/>
        </w:rPr>
      </w:pPr>
      <w:r w:rsidRPr="006812AC">
        <w:rPr>
          <w:lang w:val="en-US"/>
        </w:rPr>
        <w:t xml:space="preserve">All project artefacts (firmware source, </w:t>
      </w:r>
      <w:proofErr w:type="spellStart"/>
      <w:r w:rsidRPr="006812AC">
        <w:rPr>
          <w:lang w:val="en-US"/>
        </w:rPr>
        <w:t>KiCad</w:t>
      </w:r>
      <w:proofErr w:type="spellEnd"/>
      <w:r w:rsidRPr="006812AC">
        <w:rPr>
          <w:lang w:val="en-US"/>
        </w:rPr>
        <w:t xml:space="preserve"> files, documentation) are managed in a Git repository hosted on </w:t>
      </w:r>
      <w:r w:rsidRPr="006812AC">
        <w:rPr>
          <w:b/>
          <w:bCs/>
          <w:lang w:val="en-US"/>
        </w:rPr>
        <w:t>GitHub</w:t>
      </w:r>
      <w:r w:rsidRPr="006812AC">
        <w:rPr>
          <w:lang w:val="en-US"/>
        </w:rPr>
        <w:t xml:space="preserve"> (or GitLab as an alternative).</w:t>
      </w:r>
    </w:p>
    <w:tbl>
      <w:tblPr>
        <w:tblW w:w="5000" w:type="pct"/>
        <w:tblCellMar>
          <w:top w:w="15" w:type="dxa"/>
          <w:left w:w="15" w:type="dxa"/>
          <w:bottom w:w="15" w:type="dxa"/>
          <w:right w:w="15" w:type="dxa"/>
        </w:tblCellMar>
        <w:tblLook w:val="04A0" w:firstRow="1" w:lastRow="0" w:firstColumn="1" w:lastColumn="0" w:noHBand="0" w:noVBand="1"/>
      </w:tblPr>
      <w:tblGrid>
        <w:gridCol w:w="2011"/>
        <w:gridCol w:w="7333"/>
      </w:tblGrid>
      <w:tr w:rsidR="006812AC" w:rsidRPr="006812AC" w14:paraId="155EC870"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935A95F" w14:textId="77777777" w:rsidR="006812AC" w:rsidRPr="006812AC" w:rsidRDefault="006812AC" w:rsidP="006812AC">
            <w:pPr>
              <w:rPr>
                <w:b/>
                <w:bCs/>
                <w:lang w:val="en-US"/>
              </w:rPr>
            </w:pPr>
            <w:r w:rsidRPr="006812AC">
              <w:rPr>
                <w:b/>
                <w:bCs/>
                <w:lang w:val="en-US"/>
              </w:rPr>
              <w:lastRenderedPageBreak/>
              <w:t>Practice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AAF6266" w14:textId="77777777" w:rsidR="006812AC" w:rsidRPr="006812AC" w:rsidRDefault="006812AC" w:rsidP="006812AC">
            <w:pPr>
              <w:rPr>
                <w:b/>
                <w:bCs/>
                <w:lang w:val="en-US"/>
              </w:rPr>
            </w:pPr>
            <w:r w:rsidRPr="006812AC">
              <w:rPr>
                <w:b/>
                <w:bCs/>
                <w:lang w:val="en-US"/>
              </w:rPr>
              <w:t>Description</w:t>
            </w:r>
          </w:p>
        </w:tc>
      </w:tr>
      <w:tr w:rsidR="006812AC" w:rsidRPr="006812AC" w14:paraId="2D411360"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C1AF2" w14:textId="77777777" w:rsidR="006812AC" w:rsidRPr="006812AC" w:rsidRDefault="006812AC" w:rsidP="006812AC">
            <w:pPr>
              <w:rPr>
                <w:lang w:val="en-US"/>
              </w:rPr>
            </w:pPr>
            <w:r w:rsidRPr="006812AC">
              <w:rPr>
                <w:b/>
                <w:bCs/>
                <w:lang w:val="en-US"/>
              </w:rPr>
              <w:t>Single repository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E2A0D6" w14:textId="77777777" w:rsidR="006812AC" w:rsidRPr="006812AC" w:rsidRDefault="006812AC" w:rsidP="006812AC">
            <w:pPr>
              <w:rPr>
                <w:lang w:val="en-US"/>
              </w:rPr>
            </w:pPr>
            <w:r w:rsidRPr="006812AC">
              <w:rPr>
                <w:lang w:val="en-US"/>
              </w:rPr>
              <w:t>Firmware, hardware (</w:t>
            </w:r>
            <w:proofErr w:type="spellStart"/>
            <w:r w:rsidRPr="006812AC">
              <w:rPr>
                <w:lang w:val="en-US"/>
              </w:rPr>
              <w:t>KiCad</w:t>
            </w:r>
            <w:proofErr w:type="spellEnd"/>
            <w:r w:rsidRPr="006812AC">
              <w:rPr>
                <w:lang w:val="en-US"/>
              </w:rPr>
              <w:t xml:space="preserve">), and documentation are kept in one </w:t>
            </w:r>
            <w:proofErr w:type="spellStart"/>
            <w:r w:rsidRPr="006812AC">
              <w:rPr>
                <w:lang w:val="en-US"/>
              </w:rPr>
              <w:t>monorepo</w:t>
            </w:r>
            <w:proofErr w:type="spellEnd"/>
            <w:r w:rsidRPr="006812AC">
              <w:rPr>
                <w:lang w:val="en-US"/>
              </w:rPr>
              <w:t xml:space="preserve"> for traceability between hardware revisions and firmware versions.</w:t>
            </w:r>
          </w:p>
        </w:tc>
      </w:tr>
      <w:tr w:rsidR="006812AC" w:rsidRPr="006812AC" w14:paraId="684E7299"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91175A" w14:textId="77777777" w:rsidR="006812AC" w:rsidRPr="006812AC" w:rsidRDefault="006812AC" w:rsidP="006812AC">
            <w:pPr>
              <w:rPr>
                <w:lang w:val="en-US"/>
              </w:rPr>
            </w:pPr>
            <w:r w:rsidRPr="006812AC">
              <w:rPr>
                <w:b/>
                <w:bCs/>
                <w:lang w:val="en-US"/>
              </w:rPr>
              <w:t>Branch strategy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39AA7E" w14:textId="77777777" w:rsidR="006812AC" w:rsidRPr="006812AC" w:rsidRDefault="006812AC" w:rsidP="006812AC">
            <w:pPr>
              <w:rPr>
                <w:lang w:val="en-US"/>
              </w:rPr>
            </w:pPr>
            <w:r w:rsidRPr="006812AC">
              <w:rPr>
                <w:lang w:val="en-US"/>
              </w:rPr>
              <w:t>main holds stable releases; feature work is developed on feature branches and merged via pull requests (GitHub) or merge requests (GitLab).</w:t>
            </w:r>
          </w:p>
        </w:tc>
      </w:tr>
      <w:tr w:rsidR="006812AC" w:rsidRPr="006812AC" w14:paraId="316D49D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8F34B8" w14:textId="77777777" w:rsidR="006812AC" w:rsidRPr="006812AC" w:rsidRDefault="006812AC" w:rsidP="006812AC">
            <w:pPr>
              <w:rPr>
                <w:lang w:val="en-US"/>
              </w:rPr>
            </w:pPr>
            <w:r w:rsidRPr="006812AC">
              <w:rPr>
                <w:b/>
                <w:bCs/>
                <w:lang w:val="en-US"/>
              </w:rPr>
              <w:t>Releases and tags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E64838" w14:textId="77777777" w:rsidR="006812AC" w:rsidRPr="006812AC" w:rsidRDefault="006812AC" w:rsidP="006812AC">
            <w:pPr>
              <w:rPr>
                <w:lang w:val="en-US"/>
              </w:rPr>
            </w:pPr>
            <w:r w:rsidRPr="006812AC">
              <w:rPr>
                <w:lang w:val="en-US"/>
              </w:rPr>
              <w:t>Hardware and firmware releases are tagged (e.g. hw-v1.0, fw-v1.0) so that the exact design state that was manufactured or deployed is always reproducible.</w:t>
            </w:r>
          </w:p>
        </w:tc>
      </w:tr>
      <w:tr w:rsidR="006812AC" w:rsidRPr="006812AC" w14:paraId="533385D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75BA2" w14:textId="77777777" w:rsidR="006812AC" w:rsidRPr="006812AC" w:rsidRDefault="006812AC" w:rsidP="006812AC">
            <w:pPr>
              <w:rPr>
                <w:lang w:val="en-US"/>
              </w:rPr>
            </w:pPr>
            <w:r w:rsidRPr="006812AC">
              <w:rPr>
                <w:b/>
                <w:bCs/>
                <w:lang w:val="en-US"/>
              </w:rPr>
              <w:t>Issues and discussions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43201B" w14:textId="77777777" w:rsidR="006812AC" w:rsidRPr="006812AC" w:rsidRDefault="006812AC" w:rsidP="006812AC">
            <w:pPr>
              <w:rPr>
                <w:lang w:val="en-US"/>
              </w:rPr>
            </w:pPr>
            <w:r w:rsidRPr="006812AC">
              <w:rPr>
                <w:lang w:val="en-US"/>
              </w:rPr>
              <w:t>GitHub Issues (or GitLab Issues) are used to track bugs, open design questions, and the open issues listed in §6 of this document.</w:t>
            </w:r>
          </w:p>
        </w:tc>
      </w:tr>
      <w:tr w:rsidR="006812AC" w:rsidRPr="006812AC" w14:paraId="304F787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A3A296" w14:textId="77777777" w:rsidR="006812AC" w:rsidRPr="006812AC" w:rsidRDefault="006812AC" w:rsidP="006812AC">
            <w:pPr>
              <w:rPr>
                <w:lang w:val="en-US"/>
              </w:rPr>
            </w:pPr>
            <w:r w:rsidRPr="006812AC">
              <w:rPr>
                <w:b/>
                <w:bCs/>
                <w:lang w:val="en-US"/>
              </w:rPr>
              <w:t>Repository structure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A147E1" w14:textId="77777777" w:rsidR="006812AC" w:rsidRPr="006812AC" w:rsidRDefault="006812AC" w:rsidP="006812AC">
            <w:pPr>
              <w:rPr>
                <w:lang w:val="en-US"/>
              </w:rPr>
            </w:pPr>
            <w:r w:rsidRPr="006812AC">
              <w:rPr>
                <w:lang w:val="en-US"/>
              </w:rPr>
              <w:t>See the top-level README for the folder layout convention.</w:t>
            </w:r>
          </w:p>
        </w:tc>
      </w:tr>
    </w:tbl>
    <w:p w14:paraId="4899DF62" w14:textId="77777777" w:rsidR="006812AC" w:rsidRDefault="006812AC" w:rsidP="006812AC">
      <w:pPr>
        <w:rPr>
          <w:b/>
          <w:bCs/>
          <w:lang w:val="en-US"/>
        </w:rPr>
      </w:pPr>
    </w:p>
    <w:p w14:paraId="081B0361" w14:textId="77777777" w:rsidR="006812AC" w:rsidRDefault="006812AC">
      <w:pPr>
        <w:rPr>
          <w:b/>
          <w:bCs/>
          <w:lang w:val="en-US"/>
        </w:rPr>
      </w:pPr>
      <w:r>
        <w:rPr>
          <w:b/>
          <w:bCs/>
          <w:lang w:val="en-US"/>
        </w:rPr>
        <w:br w:type="page"/>
      </w:r>
    </w:p>
    <w:p w14:paraId="73CCBB66" w14:textId="521B9B20" w:rsidR="006812AC" w:rsidRPr="006812AC" w:rsidRDefault="006812AC" w:rsidP="006812AC">
      <w:pPr>
        <w:rPr>
          <w:b/>
          <w:bCs/>
          <w:lang w:val="en-US"/>
        </w:rPr>
      </w:pPr>
      <w:r w:rsidRPr="006812AC">
        <w:rPr>
          <w:b/>
          <w:bCs/>
          <w:lang w:val="en-US"/>
        </w:rPr>
        <w:lastRenderedPageBreak/>
        <w:t xml:space="preserve">2.3 Firmware Toolchain — </w:t>
      </w:r>
      <w:proofErr w:type="spellStart"/>
      <w:r w:rsidRPr="006812AC">
        <w:rPr>
          <w:b/>
          <w:bCs/>
          <w:lang w:val="en-US"/>
        </w:rPr>
        <w:t>PlatformIO</w:t>
      </w:r>
      <w:proofErr w:type="spellEnd"/>
      <w:r w:rsidRPr="006812AC">
        <w:rPr>
          <w:b/>
          <w:bCs/>
          <w:lang w:val="en-US"/>
        </w:rPr>
        <w:t xml:space="preserve"> + Visual Studio Code</w:t>
      </w:r>
    </w:p>
    <w:p w14:paraId="103E4047" w14:textId="77777777" w:rsidR="006812AC" w:rsidRPr="006812AC" w:rsidRDefault="006812AC" w:rsidP="006812AC">
      <w:pPr>
        <w:rPr>
          <w:lang w:val="en-US"/>
        </w:rPr>
      </w:pPr>
      <w:r w:rsidRPr="006812AC">
        <w:rPr>
          <w:lang w:val="en-US"/>
        </w:rPr>
        <w:t xml:space="preserve">The firmware is developed using </w:t>
      </w:r>
      <w:proofErr w:type="spellStart"/>
      <w:r w:rsidRPr="006812AC">
        <w:rPr>
          <w:b/>
          <w:bCs/>
          <w:lang w:val="en-US"/>
        </w:rPr>
        <w:t>PlatformIO</w:t>
      </w:r>
      <w:proofErr w:type="spellEnd"/>
      <w:r w:rsidRPr="006812AC">
        <w:rPr>
          <w:lang w:val="en-US"/>
        </w:rPr>
        <w:t xml:space="preserve"> as the build system and package manager, with </w:t>
      </w:r>
      <w:r w:rsidRPr="006812AC">
        <w:rPr>
          <w:b/>
          <w:bCs/>
          <w:lang w:val="en-US"/>
        </w:rPr>
        <w:t>Visual Studio Code (</w:t>
      </w:r>
      <w:proofErr w:type="spellStart"/>
      <w:r w:rsidRPr="006812AC">
        <w:rPr>
          <w:b/>
          <w:bCs/>
          <w:lang w:val="en-US"/>
        </w:rPr>
        <w:t>VSCode</w:t>
      </w:r>
      <w:proofErr w:type="spellEnd"/>
      <w:r w:rsidRPr="006812AC">
        <w:rPr>
          <w:b/>
          <w:bCs/>
          <w:lang w:val="en-US"/>
        </w:rPr>
        <w:t>)</w:t>
      </w:r>
      <w:r w:rsidRPr="006812AC">
        <w:rPr>
          <w:lang w:val="en-US"/>
        </w:rPr>
        <w:t xml:space="preserve"> as the editor.</w:t>
      </w:r>
    </w:p>
    <w:tbl>
      <w:tblPr>
        <w:tblW w:w="5000" w:type="pct"/>
        <w:tblCellMar>
          <w:top w:w="15" w:type="dxa"/>
          <w:left w:w="15" w:type="dxa"/>
          <w:bottom w:w="15" w:type="dxa"/>
          <w:right w:w="15" w:type="dxa"/>
        </w:tblCellMar>
        <w:tblLook w:val="04A0" w:firstRow="1" w:lastRow="0" w:firstColumn="1" w:lastColumn="0" w:noHBand="0" w:noVBand="1"/>
      </w:tblPr>
      <w:tblGrid>
        <w:gridCol w:w="1835"/>
        <w:gridCol w:w="2576"/>
        <w:gridCol w:w="4933"/>
      </w:tblGrid>
      <w:tr w:rsidR="006812AC" w:rsidRPr="006812AC" w14:paraId="10D56F79"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F349FF6" w14:textId="77777777" w:rsidR="006812AC" w:rsidRPr="006812AC" w:rsidRDefault="006812AC" w:rsidP="006812AC">
            <w:pPr>
              <w:rPr>
                <w:b/>
                <w:bCs/>
                <w:lang w:val="en-US"/>
              </w:rPr>
            </w:pPr>
            <w:r w:rsidRPr="006812AC">
              <w:rPr>
                <w:b/>
                <w:bCs/>
                <w:lang w:val="en-US"/>
              </w:rPr>
              <w:t>Tool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0E974BC" w14:textId="77777777" w:rsidR="006812AC" w:rsidRPr="006812AC" w:rsidRDefault="006812AC" w:rsidP="006812AC">
            <w:pPr>
              <w:rPr>
                <w:b/>
                <w:bCs/>
                <w:lang w:val="en-US"/>
              </w:rPr>
            </w:pPr>
            <w:r w:rsidRPr="006812AC">
              <w:rPr>
                <w:b/>
                <w:bCs/>
                <w:lang w:val="en-US"/>
              </w:rPr>
              <w:t>Role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7303E5D" w14:textId="77777777" w:rsidR="006812AC" w:rsidRPr="006812AC" w:rsidRDefault="006812AC" w:rsidP="006812AC">
            <w:pPr>
              <w:rPr>
                <w:b/>
                <w:bCs/>
                <w:lang w:val="en-US"/>
              </w:rPr>
            </w:pPr>
            <w:r w:rsidRPr="006812AC">
              <w:rPr>
                <w:b/>
                <w:bCs/>
                <w:lang w:val="en-US"/>
              </w:rPr>
              <w:t>Rationale</w:t>
            </w:r>
          </w:p>
        </w:tc>
      </w:tr>
      <w:tr w:rsidR="006812AC" w:rsidRPr="006812AC" w14:paraId="76893C2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2227D5" w14:textId="77777777" w:rsidR="006812AC" w:rsidRPr="006812AC" w:rsidRDefault="006812AC" w:rsidP="006812AC">
            <w:pPr>
              <w:rPr>
                <w:lang w:val="en-US"/>
              </w:rPr>
            </w:pPr>
            <w:r w:rsidRPr="006812AC">
              <w:rPr>
                <w:b/>
                <w:bCs/>
                <w:lang w:val="en-US"/>
              </w:rPr>
              <w:t>Visual Studio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5EFD08" w14:textId="77777777" w:rsidR="006812AC" w:rsidRPr="006812AC" w:rsidRDefault="006812AC" w:rsidP="006812AC">
            <w:pPr>
              <w:rPr>
                <w:lang w:val="en-US"/>
              </w:rPr>
            </w:pPr>
            <w:r w:rsidRPr="006812AC">
              <w:rPr>
                <w:lang w:val="en-US"/>
              </w:rPr>
              <w:t>Source code editor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DEFE6" w14:textId="77777777" w:rsidR="006812AC" w:rsidRPr="006812AC" w:rsidRDefault="006812AC" w:rsidP="006812AC">
            <w:pPr>
              <w:rPr>
                <w:lang w:val="en-US"/>
              </w:rPr>
            </w:pPr>
            <w:r w:rsidRPr="006812AC">
              <w:rPr>
                <w:lang w:val="en-US"/>
              </w:rPr>
              <w:t>Free, open-source, cross-platform, widely used; rich extension ecosystem</w:t>
            </w:r>
          </w:p>
        </w:tc>
      </w:tr>
      <w:tr w:rsidR="006812AC" w:rsidRPr="006812AC" w14:paraId="6E80C20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53F5F" w14:textId="77777777" w:rsidR="006812AC" w:rsidRPr="006812AC" w:rsidRDefault="006812AC" w:rsidP="006812AC">
            <w:pPr>
              <w:rPr>
                <w:lang w:val="en-US"/>
              </w:rPr>
            </w:pPr>
            <w:proofErr w:type="spellStart"/>
            <w:r w:rsidRPr="006812AC">
              <w:rPr>
                <w:b/>
                <w:bCs/>
                <w:lang w:val="en-US"/>
              </w:rPr>
              <w:t>PlatformIO</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CD097" w14:textId="77777777" w:rsidR="006812AC" w:rsidRPr="006812AC" w:rsidRDefault="006812AC" w:rsidP="006812AC">
            <w:pPr>
              <w:rPr>
                <w:lang w:val="en-US"/>
              </w:rPr>
            </w:pPr>
            <w:r w:rsidRPr="006812AC">
              <w:rPr>
                <w:lang w:val="en-US"/>
              </w:rPr>
              <w:t>Build system, library manager, upload, serial monitor, unit test runner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0B09B9" w14:textId="77777777" w:rsidR="006812AC" w:rsidRPr="006812AC" w:rsidRDefault="006812AC" w:rsidP="006812AC">
            <w:pPr>
              <w:rPr>
                <w:lang w:val="en-US"/>
              </w:rPr>
            </w:pPr>
            <w:r w:rsidRPr="006812AC">
              <w:rPr>
                <w:lang w:val="en-US"/>
              </w:rPr>
              <w:t xml:space="preserve">Abstracts the ESP-IDF / Arduino toolchain; handles library dependencies via platformio.ini; built-in support for ESP32-S3; integrates directly into </w:t>
            </w:r>
            <w:proofErr w:type="spellStart"/>
            <w:r w:rsidRPr="006812AC">
              <w:rPr>
                <w:lang w:val="en-US"/>
              </w:rPr>
              <w:t>VSCode</w:t>
            </w:r>
            <w:proofErr w:type="spellEnd"/>
            <w:r w:rsidRPr="006812AC">
              <w:rPr>
                <w:lang w:val="en-US"/>
              </w:rPr>
              <w:t xml:space="preserve"> as an extension</w:t>
            </w:r>
          </w:p>
        </w:tc>
      </w:tr>
      <w:tr w:rsidR="006812AC" w:rsidRPr="006812AC" w14:paraId="393A2E0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FFC0D" w14:textId="77777777" w:rsidR="006812AC" w:rsidRPr="006812AC" w:rsidRDefault="006812AC" w:rsidP="006812AC">
            <w:pPr>
              <w:rPr>
                <w:lang w:val="en-US"/>
              </w:rPr>
            </w:pPr>
            <w:r w:rsidRPr="006812AC">
              <w:rPr>
                <w:b/>
                <w:bCs/>
                <w:lang w:val="en-US"/>
              </w:rPr>
              <w:t>ESP-IDF / Arduino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956E72" w14:textId="77777777" w:rsidR="006812AC" w:rsidRPr="006812AC" w:rsidRDefault="006812AC" w:rsidP="006812AC">
            <w:pPr>
              <w:rPr>
                <w:lang w:val="en-US"/>
              </w:rPr>
            </w:pPr>
            <w:r w:rsidRPr="006812AC">
              <w:rPr>
                <w:lang w:val="en-US"/>
              </w:rPr>
              <w:t>Underlying MCU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BAB838" w14:textId="77777777" w:rsidR="006812AC" w:rsidRPr="006812AC" w:rsidRDefault="006812AC" w:rsidP="006812AC">
            <w:pPr>
              <w:rPr>
                <w:lang w:val="en-US"/>
              </w:rPr>
            </w:pPr>
            <w:proofErr w:type="spellStart"/>
            <w:r w:rsidRPr="006812AC">
              <w:rPr>
                <w:lang w:val="en-US"/>
              </w:rPr>
              <w:t>PlatformIO</w:t>
            </w:r>
            <w:proofErr w:type="spellEnd"/>
            <w:r w:rsidRPr="006812AC">
              <w:rPr>
                <w:lang w:val="en-US"/>
              </w:rPr>
              <w:t xml:space="preserve"> supports both; the choice between them is a software design decision (§5)</w:t>
            </w:r>
          </w:p>
        </w:tc>
      </w:tr>
      <w:tr w:rsidR="006812AC" w:rsidRPr="006812AC" w14:paraId="380D6AD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3FD3D" w14:textId="77777777" w:rsidR="006812AC" w:rsidRPr="006812AC" w:rsidRDefault="006812AC" w:rsidP="006812AC">
            <w:pPr>
              <w:rPr>
                <w:lang w:val="en-US"/>
              </w:rPr>
            </w:pPr>
            <w:r w:rsidRPr="006812AC">
              <w:rPr>
                <w:b/>
                <w:bCs/>
                <w:lang w:val="en-US"/>
              </w:rPr>
              <w:t xml:space="preserve">Unity / </w:t>
            </w:r>
            <w:proofErr w:type="spellStart"/>
            <w:r w:rsidRPr="006812AC">
              <w:rPr>
                <w:b/>
                <w:bCs/>
                <w:lang w:val="en-US"/>
              </w:rPr>
              <w:t>GoogleTest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6BFF7" w14:textId="77777777" w:rsidR="006812AC" w:rsidRPr="006812AC" w:rsidRDefault="006812AC" w:rsidP="006812AC">
            <w:pPr>
              <w:rPr>
                <w:lang w:val="en-US"/>
              </w:rPr>
            </w:pPr>
            <w:r w:rsidRPr="006812AC">
              <w:rPr>
                <w:lang w:val="en-US"/>
              </w:rPr>
              <w:t>Unit test framework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F200D" w14:textId="77777777" w:rsidR="006812AC" w:rsidRPr="006812AC" w:rsidRDefault="006812AC" w:rsidP="006812AC">
            <w:pPr>
              <w:rPr>
                <w:lang w:val="en-US"/>
              </w:rPr>
            </w:pPr>
            <w:r w:rsidRPr="006812AC">
              <w:rPr>
                <w:lang w:val="en-US"/>
              </w:rPr>
              <w:t xml:space="preserve">Supported natively by </w:t>
            </w:r>
            <w:proofErr w:type="spellStart"/>
            <w:r w:rsidRPr="006812AC">
              <w:rPr>
                <w:lang w:val="en-US"/>
              </w:rPr>
              <w:t>PlatformIO's</w:t>
            </w:r>
            <w:proofErr w:type="spellEnd"/>
            <w:r w:rsidRPr="006812AC">
              <w:rPr>
                <w:lang w:val="en-US"/>
              </w:rPr>
              <w:t xml:space="preserve"> test runner for on-host unit testing of logic modules</w:t>
            </w:r>
          </w:p>
        </w:tc>
      </w:tr>
    </w:tbl>
    <w:p w14:paraId="75C884F5" w14:textId="77777777" w:rsidR="006812AC" w:rsidRPr="006812AC" w:rsidRDefault="006812AC" w:rsidP="006812AC">
      <w:pPr>
        <w:rPr>
          <w:lang w:val="en-US"/>
        </w:rPr>
      </w:pPr>
      <w:r w:rsidRPr="006812AC">
        <w:rPr>
          <w:lang w:val="en-US"/>
        </w:rPr>
        <w:t>The platformio.ini at the root of the firmware project defines the target board (lolin_s3), framework, upload port, and all library dependencies. This ensures every developer uses identical build settings without manual toolchain setup.</w:t>
      </w:r>
    </w:p>
    <w:p w14:paraId="09FFA98E" w14:textId="77777777" w:rsidR="006812AC" w:rsidRDefault="006812AC">
      <w:pPr>
        <w:rPr>
          <w:b/>
          <w:bCs/>
          <w:lang w:val="en-US"/>
        </w:rPr>
      </w:pPr>
      <w:r>
        <w:rPr>
          <w:b/>
          <w:bCs/>
          <w:lang w:val="en-US"/>
        </w:rPr>
        <w:br w:type="page"/>
      </w:r>
    </w:p>
    <w:p w14:paraId="28A19674" w14:textId="0F5D512B" w:rsidR="006812AC" w:rsidRPr="006812AC" w:rsidRDefault="006812AC" w:rsidP="006812AC">
      <w:pPr>
        <w:rPr>
          <w:b/>
          <w:bCs/>
          <w:lang w:val="en-US"/>
        </w:rPr>
      </w:pPr>
      <w:r w:rsidRPr="006812AC">
        <w:rPr>
          <w:b/>
          <w:bCs/>
          <w:lang w:val="en-US"/>
        </w:rPr>
        <w:lastRenderedPageBreak/>
        <w:t xml:space="preserve">2.4 PCB Design — </w:t>
      </w:r>
      <w:proofErr w:type="spellStart"/>
      <w:r w:rsidRPr="006812AC">
        <w:rPr>
          <w:b/>
          <w:bCs/>
          <w:lang w:val="en-US"/>
        </w:rPr>
        <w:t>KiCad</w:t>
      </w:r>
      <w:proofErr w:type="spellEnd"/>
    </w:p>
    <w:p w14:paraId="5A15A5E6" w14:textId="77777777" w:rsidR="006812AC" w:rsidRPr="006812AC" w:rsidRDefault="006812AC" w:rsidP="006812AC">
      <w:pPr>
        <w:rPr>
          <w:lang w:val="en-US"/>
        </w:rPr>
      </w:pPr>
      <w:r w:rsidRPr="006812AC">
        <w:rPr>
          <w:lang w:val="en-US"/>
        </w:rPr>
        <w:t xml:space="preserve">The PCB schematic and layout are designed in </w:t>
      </w:r>
      <w:proofErr w:type="spellStart"/>
      <w:r w:rsidRPr="006812AC">
        <w:rPr>
          <w:b/>
          <w:bCs/>
          <w:lang w:val="en-US"/>
        </w:rPr>
        <w:t>KiCad</w:t>
      </w:r>
      <w:proofErr w:type="spellEnd"/>
      <w:r w:rsidRPr="006812AC">
        <w:rPr>
          <w:lang w:val="en-US"/>
        </w:rPr>
        <w:t>.</w:t>
      </w:r>
    </w:p>
    <w:tbl>
      <w:tblPr>
        <w:tblW w:w="5000" w:type="pct"/>
        <w:tblCellMar>
          <w:top w:w="15" w:type="dxa"/>
          <w:left w:w="15" w:type="dxa"/>
          <w:bottom w:w="15" w:type="dxa"/>
          <w:right w:w="15" w:type="dxa"/>
        </w:tblCellMar>
        <w:tblLook w:val="04A0" w:firstRow="1" w:lastRow="0" w:firstColumn="1" w:lastColumn="0" w:noHBand="0" w:noVBand="1"/>
      </w:tblPr>
      <w:tblGrid>
        <w:gridCol w:w="1856"/>
        <w:gridCol w:w="7488"/>
      </w:tblGrid>
      <w:tr w:rsidR="006812AC" w:rsidRPr="006812AC" w14:paraId="2BE2FF2A"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B8A4685" w14:textId="77777777" w:rsidR="006812AC" w:rsidRPr="006812AC" w:rsidRDefault="006812AC" w:rsidP="006812AC">
            <w:pPr>
              <w:rPr>
                <w:b/>
                <w:bCs/>
                <w:lang w:val="en-US"/>
              </w:rPr>
            </w:pPr>
            <w:r w:rsidRPr="006812AC">
              <w:rPr>
                <w:b/>
                <w:bCs/>
                <w:lang w:val="en-US"/>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2C00740" w14:textId="77777777" w:rsidR="006812AC" w:rsidRPr="006812AC" w:rsidRDefault="006812AC" w:rsidP="006812AC">
            <w:pPr>
              <w:rPr>
                <w:b/>
                <w:bCs/>
                <w:lang w:val="en-US"/>
              </w:rPr>
            </w:pPr>
            <w:r w:rsidRPr="006812AC">
              <w:rPr>
                <w:b/>
                <w:bCs/>
                <w:lang w:val="en-US"/>
              </w:rPr>
              <w:t>Details</w:t>
            </w:r>
          </w:p>
        </w:tc>
      </w:tr>
      <w:tr w:rsidR="006812AC" w:rsidRPr="006812AC" w14:paraId="68BBF85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63AABA" w14:textId="77777777" w:rsidR="006812AC" w:rsidRPr="006812AC" w:rsidRDefault="006812AC" w:rsidP="006812AC">
            <w:pPr>
              <w:rPr>
                <w:lang w:val="en-US"/>
              </w:rPr>
            </w:pPr>
            <w:r w:rsidRPr="006812AC">
              <w:rPr>
                <w:b/>
                <w:bCs/>
                <w:lang w:val="en-US"/>
              </w:rPr>
              <w:t>Tool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996B74" w14:textId="77777777" w:rsidR="006812AC" w:rsidRPr="006812AC" w:rsidRDefault="006812AC" w:rsidP="006812AC">
            <w:pPr>
              <w:rPr>
                <w:lang w:val="en-US"/>
              </w:rPr>
            </w:pPr>
            <w:proofErr w:type="spellStart"/>
            <w:r w:rsidRPr="006812AC">
              <w:rPr>
                <w:lang w:val="en-US"/>
              </w:rPr>
              <w:t>KiCad</w:t>
            </w:r>
            <w:proofErr w:type="spellEnd"/>
            <w:r w:rsidRPr="006812AC">
              <w:rPr>
                <w:lang w:val="en-US"/>
              </w:rPr>
              <w:t xml:space="preserve"> EDA (version 8 or later)</w:t>
            </w:r>
          </w:p>
        </w:tc>
      </w:tr>
      <w:tr w:rsidR="006812AC" w:rsidRPr="006812AC" w14:paraId="64161CD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33DC9B" w14:textId="77777777" w:rsidR="006812AC" w:rsidRPr="006812AC" w:rsidRDefault="006812AC" w:rsidP="006812AC">
            <w:pPr>
              <w:rPr>
                <w:lang w:val="en-US"/>
              </w:rPr>
            </w:pPr>
            <w:proofErr w:type="spellStart"/>
            <w:r w:rsidRPr="006812AC">
              <w:rPr>
                <w:b/>
                <w:bCs/>
                <w:lang w:val="en-US"/>
              </w:rPr>
              <w:t>Licence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A2F175" w14:textId="77777777" w:rsidR="006812AC" w:rsidRPr="006812AC" w:rsidRDefault="006812AC" w:rsidP="006812AC">
            <w:pPr>
              <w:rPr>
                <w:lang w:val="en-US"/>
              </w:rPr>
            </w:pPr>
            <w:proofErr w:type="spellStart"/>
            <w:r w:rsidRPr="006812AC">
              <w:rPr>
                <w:lang w:val="en-US"/>
              </w:rPr>
              <w:t>KiCad</w:t>
            </w:r>
            <w:proofErr w:type="spellEnd"/>
            <w:r w:rsidRPr="006812AC">
              <w:rPr>
                <w:lang w:val="en-US"/>
              </w:rPr>
              <w:t xml:space="preserve"> is free and open-source (GPL); design files are human-readable and version-control friendly</w:t>
            </w:r>
          </w:p>
        </w:tc>
      </w:tr>
      <w:tr w:rsidR="006812AC" w:rsidRPr="006812AC" w14:paraId="019EA72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5CA64A" w14:textId="77777777" w:rsidR="006812AC" w:rsidRPr="006812AC" w:rsidRDefault="006812AC" w:rsidP="006812AC">
            <w:pPr>
              <w:rPr>
                <w:lang w:val="en-US"/>
              </w:rPr>
            </w:pPr>
            <w:r w:rsidRPr="006812AC">
              <w:rPr>
                <w:b/>
                <w:bCs/>
                <w:lang w:val="en-US"/>
              </w:rPr>
              <w:t>File storage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644457" w14:textId="77777777" w:rsidR="006812AC" w:rsidRPr="006812AC" w:rsidRDefault="006812AC" w:rsidP="006812AC">
            <w:pPr>
              <w:rPr>
                <w:lang w:val="en-US"/>
              </w:rPr>
            </w:pPr>
            <w:r w:rsidRPr="006812AC">
              <w:rPr>
                <w:lang w:val="en-US"/>
              </w:rPr>
              <w:t xml:space="preserve">All </w:t>
            </w:r>
            <w:proofErr w:type="spellStart"/>
            <w:r w:rsidRPr="006812AC">
              <w:rPr>
                <w:lang w:val="en-US"/>
              </w:rPr>
              <w:t>KiCad</w:t>
            </w:r>
            <w:proofErr w:type="spellEnd"/>
            <w:r w:rsidRPr="006812AC">
              <w:rPr>
                <w:lang w:val="en-US"/>
              </w:rPr>
              <w:t xml:space="preserve"> project files (.</w:t>
            </w:r>
            <w:proofErr w:type="spellStart"/>
            <w:r w:rsidRPr="006812AC">
              <w:rPr>
                <w:lang w:val="en-US"/>
              </w:rPr>
              <w:t>kicad_sch</w:t>
            </w:r>
            <w:proofErr w:type="spellEnd"/>
            <w:r w:rsidRPr="006812AC">
              <w:rPr>
                <w:lang w:val="en-US"/>
              </w:rPr>
              <w:t>, .</w:t>
            </w:r>
            <w:proofErr w:type="spellStart"/>
            <w:r w:rsidRPr="006812AC">
              <w:rPr>
                <w:lang w:val="en-US"/>
              </w:rPr>
              <w:t>kicad_pcb</w:t>
            </w:r>
            <w:proofErr w:type="spellEnd"/>
            <w:r w:rsidRPr="006812AC">
              <w:rPr>
                <w:lang w:val="en-US"/>
              </w:rPr>
              <w:t>, .</w:t>
            </w:r>
            <w:proofErr w:type="spellStart"/>
            <w:r w:rsidRPr="006812AC">
              <w:rPr>
                <w:lang w:val="en-US"/>
              </w:rPr>
              <w:t>kicad_pro</w:t>
            </w:r>
            <w:proofErr w:type="spellEnd"/>
            <w:r w:rsidRPr="006812AC">
              <w:rPr>
                <w:lang w:val="en-US"/>
              </w:rPr>
              <w:t>, symbol and footprint libraries) are stored in the repository under hardware/</w:t>
            </w:r>
            <w:proofErr w:type="spellStart"/>
            <w:r w:rsidRPr="006812AC">
              <w:rPr>
                <w:lang w:val="en-US"/>
              </w:rPr>
              <w:t>pcb</w:t>
            </w:r>
            <w:proofErr w:type="spellEnd"/>
            <w:r w:rsidRPr="006812AC">
              <w:rPr>
                <w:lang w:val="en-US"/>
              </w:rPr>
              <w:t>/</w:t>
            </w:r>
          </w:p>
        </w:tc>
      </w:tr>
      <w:tr w:rsidR="006812AC" w:rsidRPr="006812AC" w14:paraId="242716E0"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066EE" w14:textId="77777777" w:rsidR="006812AC" w:rsidRPr="006812AC" w:rsidRDefault="006812AC" w:rsidP="006812AC">
            <w:pPr>
              <w:rPr>
                <w:lang w:val="en-US"/>
              </w:rPr>
            </w:pPr>
            <w:r w:rsidRPr="006812AC">
              <w:rPr>
                <w:b/>
                <w:bCs/>
                <w:lang w:val="en-US"/>
              </w:rPr>
              <w:t>Fabrication outputs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F97C6C" w14:textId="77777777" w:rsidR="006812AC" w:rsidRPr="006812AC" w:rsidRDefault="006812AC" w:rsidP="006812AC">
            <w:pPr>
              <w:rPr>
                <w:lang w:val="en-US"/>
              </w:rPr>
            </w:pPr>
            <w:r w:rsidRPr="006812AC">
              <w:rPr>
                <w:lang w:val="en-US"/>
              </w:rPr>
              <w:t xml:space="preserve">Gerber files, drill files, and BOM are generated from </w:t>
            </w:r>
            <w:proofErr w:type="spellStart"/>
            <w:r w:rsidRPr="006812AC">
              <w:rPr>
                <w:lang w:val="en-US"/>
              </w:rPr>
              <w:t>KiCad</w:t>
            </w:r>
            <w:proofErr w:type="spellEnd"/>
            <w:r w:rsidRPr="006812AC">
              <w:rPr>
                <w:lang w:val="en-US"/>
              </w:rPr>
              <w:t xml:space="preserve"> and stored under hardware/fabrication/ for each tagged release</w:t>
            </w:r>
          </w:p>
        </w:tc>
      </w:tr>
      <w:tr w:rsidR="006812AC" w:rsidRPr="006812AC" w14:paraId="253801D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A54879" w14:textId="77777777" w:rsidR="006812AC" w:rsidRPr="006812AC" w:rsidRDefault="006812AC" w:rsidP="006812AC">
            <w:pPr>
              <w:rPr>
                <w:lang w:val="en-US"/>
              </w:rPr>
            </w:pPr>
            <w:r w:rsidRPr="006812AC">
              <w:rPr>
                <w:b/>
                <w:bCs/>
                <w:lang w:val="en-US"/>
              </w:rPr>
              <w:t>3D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A0D2C" w14:textId="77777777" w:rsidR="006812AC" w:rsidRPr="006812AC" w:rsidRDefault="006812AC" w:rsidP="006812AC">
            <w:pPr>
              <w:rPr>
                <w:lang w:val="en-US"/>
              </w:rPr>
            </w:pPr>
            <w:proofErr w:type="spellStart"/>
            <w:r w:rsidRPr="006812AC">
              <w:rPr>
                <w:lang w:val="en-US"/>
              </w:rPr>
              <w:t>KiCad's</w:t>
            </w:r>
            <w:proofErr w:type="spellEnd"/>
            <w:r w:rsidRPr="006812AC">
              <w:rPr>
                <w:lang w:val="en-US"/>
              </w:rPr>
              <w:t xml:space="preserve"> built-in 3D viewer is used to verify component placement and clearance before ordering</w:t>
            </w:r>
          </w:p>
        </w:tc>
      </w:tr>
      <w:tr w:rsidR="006812AC" w:rsidRPr="006812AC" w14:paraId="1907032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AB5911" w14:textId="77777777" w:rsidR="006812AC" w:rsidRPr="006812AC" w:rsidRDefault="006812AC" w:rsidP="006812AC">
            <w:pPr>
              <w:rPr>
                <w:lang w:val="en-US"/>
              </w:rPr>
            </w:pPr>
            <w:r w:rsidRPr="006812AC">
              <w:rPr>
                <w:b/>
                <w:bCs/>
                <w:lang w:val="en-US"/>
              </w:rPr>
              <w:t>Rationale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84C859" w14:textId="77777777" w:rsidR="006812AC" w:rsidRPr="006812AC" w:rsidRDefault="006812AC" w:rsidP="006812AC">
            <w:pPr>
              <w:rPr>
                <w:lang w:val="en-US"/>
              </w:rPr>
            </w:pPr>
            <w:proofErr w:type="spellStart"/>
            <w:r w:rsidRPr="006812AC">
              <w:rPr>
                <w:lang w:val="en-US"/>
              </w:rPr>
              <w:t>KiCad</w:t>
            </w:r>
            <w:proofErr w:type="spellEnd"/>
            <w:r w:rsidRPr="006812AC">
              <w:rPr>
                <w:lang w:val="en-US"/>
              </w:rPr>
              <w:t xml:space="preserve"> is the de-facto standard for open-source PCB design; its file format is plain text, making diffs and merges in Git practical</w:t>
            </w:r>
          </w:p>
        </w:tc>
      </w:tr>
    </w:tbl>
    <w:p w14:paraId="30192F48" w14:textId="77777777" w:rsidR="006812AC" w:rsidRDefault="006812AC" w:rsidP="006812AC">
      <w:pPr>
        <w:rPr>
          <w:b/>
          <w:bCs/>
          <w:lang w:val="en-US"/>
        </w:rPr>
      </w:pPr>
    </w:p>
    <w:p w14:paraId="6009F69A" w14:textId="77777777" w:rsidR="006812AC" w:rsidRDefault="006812AC">
      <w:pPr>
        <w:rPr>
          <w:b/>
          <w:bCs/>
          <w:lang w:val="en-US"/>
        </w:rPr>
      </w:pPr>
      <w:r>
        <w:rPr>
          <w:b/>
          <w:bCs/>
          <w:lang w:val="en-US"/>
        </w:rPr>
        <w:br w:type="page"/>
      </w:r>
    </w:p>
    <w:p w14:paraId="3D11D780" w14:textId="5137AD8E" w:rsidR="006812AC" w:rsidRPr="006812AC" w:rsidRDefault="006812AC" w:rsidP="006812AC">
      <w:pPr>
        <w:rPr>
          <w:b/>
          <w:bCs/>
          <w:lang w:val="en-US"/>
        </w:rPr>
      </w:pPr>
      <w:r w:rsidRPr="006812AC">
        <w:rPr>
          <w:b/>
          <w:bCs/>
          <w:lang w:val="en-US"/>
        </w:rPr>
        <w:lastRenderedPageBreak/>
        <w:t>2.5 Repository Structure</w:t>
      </w:r>
    </w:p>
    <w:p w14:paraId="70851088"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greenhouse-controller/          ← Git repository root (GitHub / GitLab)</w:t>
      </w:r>
    </w:p>
    <w:p w14:paraId="3BD812BD"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w:t>
      </w:r>
    </w:p>
    <w:p w14:paraId="6B53B4B3" w14:textId="77777777" w:rsidR="006812AC" w:rsidRPr="006812AC" w:rsidRDefault="006812AC" w:rsidP="006812AC">
      <w:pPr>
        <w:spacing w:after="0"/>
        <w:rPr>
          <w:rFonts w:ascii="Courier New" w:hAnsi="Courier New" w:cs="Courier New"/>
          <w:sz w:val="18"/>
          <w:szCs w:val="18"/>
          <w:lang w:val="en-US"/>
        </w:rPr>
      </w:pP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xml:space="preserve">── firmware/                   ← </w:t>
      </w:r>
      <w:proofErr w:type="spellStart"/>
      <w:r w:rsidRPr="006812AC">
        <w:rPr>
          <w:rFonts w:ascii="Courier New" w:hAnsi="Courier New" w:cs="Courier New"/>
          <w:sz w:val="18"/>
          <w:szCs w:val="18"/>
          <w:lang w:val="en-US"/>
        </w:rPr>
        <w:t>PlatformIO</w:t>
      </w:r>
      <w:proofErr w:type="spellEnd"/>
      <w:r w:rsidRPr="006812AC">
        <w:rPr>
          <w:rFonts w:ascii="Courier New" w:hAnsi="Courier New" w:cs="Courier New"/>
          <w:sz w:val="18"/>
          <w:szCs w:val="18"/>
          <w:lang w:val="en-US"/>
        </w:rPr>
        <w:t xml:space="preserve"> project (edit in </w:t>
      </w:r>
      <w:proofErr w:type="spellStart"/>
      <w:r w:rsidRPr="006812AC">
        <w:rPr>
          <w:rFonts w:ascii="Courier New" w:hAnsi="Courier New" w:cs="Courier New"/>
          <w:sz w:val="18"/>
          <w:szCs w:val="18"/>
          <w:lang w:val="en-US"/>
        </w:rPr>
        <w:t>VSCode</w:t>
      </w:r>
      <w:proofErr w:type="spellEnd"/>
      <w:r w:rsidRPr="006812AC">
        <w:rPr>
          <w:rFonts w:ascii="Courier New" w:hAnsi="Courier New" w:cs="Courier New"/>
          <w:sz w:val="18"/>
          <w:szCs w:val="18"/>
          <w:lang w:val="en-US"/>
        </w:rPr>
        <w:t>)</w:t>
      </w:r>
    </w:p>
    <w:p w14:paraId="05482148"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w:t>
      </w: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platformio.ini          ← Board, framework, library dependencies</w:t>
      </w:r>
    </w:p>
    <w:p w14:paraId="3B316A26"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w:t>
      </w: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xml:space="preserve">── </w:t>
      </w:r>
      <w:proofErr w:type="spellStart"/>
      <w:r w:rsidRPr="006812AC">
        <w:rPr>
          <w:rFonts w:ascii="Courier New" w:hAnsi="Courier New" w:cs="Courier New"/>
          <w:sz w:val="18"/>
          <w:szCs w:val="18"/>
          <w:lang w:val="en-US"/>
        </w:rPr>
        <w:t>src</w:t>
      </w:r>
      <w:proofErr w:type="spellEnd"/>
      <w:r w:rsidRPr="006812AC">
        <w:rPr>
          <w:rFonts w:ascii="Courier New" w:hAnsi="Courier New" w:cs="Courier New"/>
          <w:sz w:val="18"/>
          <w:szCs w:val="18"/>
          <w:lang w:val="en-US"/>
        </w:rPr>
        <w:t>/                    ← Application source code</w:t>
      </w:r>
    </w:p>
    <w:p w14:paraId="71C206F9"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 test/                   ← Unit tests (</w:t>
      </w:r>
      <w:proofErr w:type="spellStart"/>
      <w:r w:rsidRPr="006812AC">
        <w:rPr>
          <w:rFonts w:ascii="Courier New" w:hAnsi="Courier New" w:cs="Courier New"/>
          <w:sz w:val="18"/>
          <w:szCs w:val="18"/>
          <w:lang w:val="en-US"/>
        </w:rPr>
        <w:t>PlatformIO</w:t>
      </w:r>
      <w:proofErr w:type="spellEnd"/>
      <w:r w:rsidRPr="006812AC">
        <w:rPr>
          <w:rFonts w:ascii="Courier New" w:hAnsi="Courier New" w:cs="Courier New"/>
          <w:sz w:val="18"/>
          <w:szCs w:val="18"/>
          <w:lang w:val="en-US"/>
        </w:rPr>
        <w:t xml:space="preserve"> test runner)</w:t>
      </w:r>
    </w:p>
    <w:p w14:paraId="3B927020"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w:t>
      </w:r>
    </w:p>
    <w:p w14:paraId="7BE4443A" w14:textId="77777777" w:rsidR="006812AC" w:rsidRPr="006812AC" w:rsidRDefault="006812AC" w:rsidP="006812AC">
      <w:pPr>
        <w:spacing w:after="0"/>
        <w:rPr>
          <w:rFonts w:ascii="Courier New" w:hAnsi="Courier New" w:cs="Courier New"/>
          <w:sz w:val="18"/>
          <w:szCs w:val="18"/>
          <w:lang w:val="en-US"/>
        </w:rPr>
      </w:pP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hardware/</w:t>
      </w:r>
    </w:p>
    <w:p w14:paraId="7F1A65A5"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w:t>
      </w: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xml:space="preserve">── </w:t>
      </w:r>
      <w:proofErr w:type="spellStart"/>
      <w:r w:rsidRPr="006812AC">
        <w:rPr>
          <w:rFonts w:ascii="Courier New" w:hAnsi="Courier New" w:cs="Courier New"/>
          <w:sz w:val="18"/>
          <w:szCs w:val="18"/>
          <w:lang w:val="en-US"/>
        </w:rPr>
        <w:t>pcb</w:t>
      </w:r>
      <w:proofErr w:type="spellEnd"/>
      <w:r w:rsidRPr="006812AC">
        <w:rPr>
          <w:rFonts w:ascii="Courier New" w:hAnsi="Courier New" w:cs="Courier New"/>
          <w:sz w:val="18"/>
          <w:szCs w:val="18"/>
          <w:lang w:val="en-US"/>
        </w:rPr>
        <w:t xml:space="preserve">/                    ← </w:t>
      </w:r>
      <w:proofErr w:type="spellStart"/>
      <w:r w:rsidRPr="006812AC">
        <w:rPr>
          <w:rFonts w:ascii="Courier New" w:hAnsi="Courier New" w:cs="Courier New"/>
          <w:sz w:val="18"/>
          <w:szCs w:val="18"/>
          <w:lang w:val="en-US"/>
        </w:rPr>
        <w:t>KiCad</w:t>
      </w:r>
      <w:proofErr w:type="spellEnd"/>
      <w:r w:rsidRPr="006812AC">
        <w:rPr>
          <w:rFonts w:ascii="Courier New" w:hAnsi="Courier New" w:cs="Courier New"/>
          <w:sz w:val="18"/>
          <w:szCs w:val="18"/>
          <w:lang w:val="en-US"/>
        </w:rPr>
        <w:t xml:space="preserve"> project files (.</w:t>
      </w:r>
      <w:proofErr w:type="spellStart"/>
      <w:r w:rsidRPr="006812AC">
        <w:rPr>
          <w:rFonts w:ascii="Courier New" w:hAnsi="Courier New" w:cs="Courier New"/>
          <w:sz w:val="18"/>
          <w:szCs w:val="18"/>
          <w:lang w:val="en-US"/>
        </w:rPr>
        <w:t>kicad_sch</w:t>
      </w:r>
      <w:proofErr w:type="spellEnd"/>
      <w:r w:rsidRPr="006812AC">
        <w:rPr>
          <w:rFonts w:ascii="Courier New" w:hAnsi="Courier New" w:cs="Courier New"/>
          <w:sz w:val="18"/>
          <w:szCs w:val="18"/>
          <w:lang w:val="en-US"/>
        </w:rPr>
        <w:t>, .</w:t>
      </w:r>
      <w:proofErr w:type="spellStart"/>
      <w:r w:rsidRPr="006812AC">
        <w:rPr>
          <w:rFonts w:ascii="Courier New" w:hAnsi="Courier New" w:cs="Courier New"/>
          <w:sz w:val="18"/>
          <w:szCs w:val="18"/>
          <w:lang w:val="en-US"/>
        </w:rPr>
        <w:t>kicad_pcb</w:t>
      </w:r>
      <w:proofErr w:type="spellEnd"/>
      <w:r w:rsidRPr="006812AC">
        <w:rPr>
          <w:rFonts w:ascii="Courier New" w:hAnsi="Courier New" w:cs="Courier New"/>
          <w:sz w:val="18"/>
          <w:szCs w:val="18"/>
          <w:lang w:val="en-US"/>
        </w:rPr>
        <w:t>, ...)</w:t>
      </w:r>
    </w:p>
    <w:p w14:paraId="32BA5F75"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 fabrication/            ← Gerbers, BOM, pick-and-place (generated per release)</w:t>
      </w:r>
    </w:p>
    <w:p w14:paraId="32ECD05D"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w:t>
      </w:r>
    </w:p>
    <w:p w14:paraId="420256DA" w14:textId="77777777" w:rsidR="006812AC" w:rsidRPr="006812AC" w:rsidRDefault="006812AC" w:rsidP="006812AC">
      <w:pPr>
        <w:spacing w:after="0"/>
        <w:rPr>
          <w:rFonts w:ascii="Courier New" w:hAnsi="Courier New" w:cs="Courier New"/>
          <w:sz w:val="18"/>
          <w:szCs w:val="18"/>
          <w:lang w:val="en-US"/>
        </w:rPr>
      </w:pP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design/                     ← Markdown design documents (FRS, TDS, TS)</w:t>
      </w:r>
    </w:p>
    <w:p w14:paraId="6ECAC594"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w:t>
      </w:r>
    </w:p>
    <w:p w14:paraId="740ABD8B" w14:textId="77777777" w:rsidR="006812AC" w:rsidRPr="006812AC" w:rsidRDefault="006812AC" w:rsidP="006812AC">
      <w:pPr>
        <w:spacing w:after="0"/>
        <w:rPr>
          <w:rFonts w:ascii="Courier New" w:hAnsi="Courier New" w:cs="Courier New"/>
          <w:sz w:val="18"/>
          <w:szCs w:val="18"/>
          <w:lang w:val="en-US"/>
        </w:rPr>
      </w:pP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documentation/              ← Component reference material</w:t>
      </w:r>
    </w:p>
    <w:p w14:paraId="5B166439"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w:t>
      </w: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Sensors/                ← Sensor datasheets and integration notes</w:t>
      </w:r>
    </w:p>
    <w:p w14:paraId="050FB9C0"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w:t>
      </w: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Motors/                 ← Motor and relay box documentation</w:t>
      </w:r>
    </w:p>
    <w:p w14:paraId="4755A276"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w:t>
      </w:r>
      <w:proofErr w:type="spellStart"/>
      <w:r w:rsidRPr="006812AC">
        <w:rPr>
          <w:rFonts w:ascii="Courier New" w:hAnsi="Courier New" w:cs="Courier New"/>
          <w:sz w:val="18"/>
          <w:szCs w:val="18"/>
          <w:lang w:val="en-US"/>
        </w:rPr>
        <w:t>VentilationSystem</w:t>
      </w:r>
      <w:proofErr w:type="spellEnd"/>
      <w:r w:rsidRPr="006812AC">
        <w:rPr>
          <w:rFonts w:ascii="Courier New" w:hAnsi="Courier New" w:cs="Courier New"/>
          <w:sz w:val="18"/>
          <w:szCs w:val="18"/>
          <w:lang w:val="en-US"/>
        </w:rPr>
        <w:t>/      ← Ventilation system reference material</w:t>
      </w:r>
    </w:p>
    <w:p w14:paraId="3B466D0C"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w:t>
      </w:r>
    </w:p>
    <w:p w14:paraId="17D23995" w14:textId="77777777" w:rsidR="006812AC" w:rsidRPr="006812AC" w:rsidRDefault="006812AC" w:rsidP="006812AC">
      <w:pPr>
        <w:spacing w:after="0"/>
        <w:rPr>
          <w:rFonts w:ascii="Courier New" w:hAnsi="Courier New" w:cs="Courier New"/>
          <w:sz w:val="18"/>
          <w:szCs w:val="18"/>
          <w:lang w:val="en-US"/>
        </w:rPr>
      </w:pP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Archive/                    ← Historical design iterations (read-only reference)</w:t>
      </w:r>
    </w:p>
    <w:p w14:paraId="76F7C2E5"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 Iteration1/             ← First design iteration: concept, simulation, environment data</w:t>
      </w:r>
    </w:p>
    <w:p w14:paraId="19FCCD1F"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w:t>
      </w:r>
    </w:p>
    <w:p w14:paraId="1255D08B" w14:textId="77777777" w:rsidR="006812AC" w:rsidRPr="006812AC" w:rsidRDefault="006812AC" w:rsidP="006812AC">
      <w:pPr>
        <w:spacing w:after="0"/>
        <w:rPr>
          <w:rFonts w:ascii="Courier New" w:hAnsi="Courier New" w:cs="Courier New"/>
          <w:sz w:val="18"/>
          <w:szCs w:val="18"/>
          <w:lang w:val="en-US"/>
        </w:rPr>
      </w:pP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README.md</w:t>
      </w:r>
    </w:p>
    <w:p w14:paraId="012E1368" w14:textId="77777777" w:rsidR="006812AC" w:rsidRPr="006812AC" w:rsidRDefault="006812AC" w:rsidP="006812AC">
      <w:pPr>
        <w:spacing w:after="0"/>
        <w:rPr>
          <w:rFonts w:ascii="Courier New" w:hAnsi="Courier New" w:cs="Courier New"/>
          <w:sz w:val="18"/>
          <w:szCs w:val="18"/>
          <w:lang w:val="en-US"/>
        </w:rPr>
      </w:pP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LICENSE</w:t>
      </w:r>
    </w:p>
    <w:p w14:paraId="5FAB2504" w14:textId="77777777" w:rsidR="006812AC" w:rsidRPr="006812AC" w:rsidRDefault="006812AC" w:rsidP="006812AC">
      <w:pPr>
        <w:spacing w:after="0"/>
        <w:rPr>
          <w:rFonts w:ascii="Courier New" w:hAnsi="Courier New" w:cs="Courier New"/>
          <w:sz w:val="18"/>
          <w:szCs w:val="18"/>
          <w:lang w:val="en-US"/>
        </w:rPr>
      </w:pP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license.md</w:t>
      </w:r>
    </w:p>
    <w:p w14:paraId="43B7F90C" w14:textId="77777777" w:rsidR="006812AC" w:rsidRPr="006812AC" w:rsidRDefault="006812AC" w:rsidP="006812AC">
      <w:pPr>
        <w:spacing w:after="0"/>
        <w:rPr>
          <w:rFonts w:ascii="Courier New" w:hAnsi="Courier New" w:cs="Courier New"/>
          <w:sz w:val="18"/>
          <w:szCs w:val="18"/>
          <w:lang w:val="en-US"/>
        </w:rPr>
      </w:pP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changelog.md</w:t>
      </w:r>
    </w:p>
    <w:p w14:paraId="03DA2A90" w14:textId="77777777" w:rsidR="006812AC" w:rsidRPr="006812AC" w:rsidRDefault="006812AC" w:rsidP="006812AC">
      <w:pPr>
        <w:spacing w:after="0"/>
        <w:rPr>
          <w:rFonts w:ascii="Courier New" w:hAnsi="Courier New" w:cs="Courier New"/>
          <w:sz w:val="18"/>
          <w:szCs w:val="18"/>
          <w:lang w:val="en-US"/>
        </w:rPr>
      </w:pPr>
      <w:r w:rsidRPr="006812AC">
        <w:rPr>
          <w:rFonts w:ascii="Courier New" w:eastAsia="MS Gothic" w:hAnsi="Courier New" w:cs="Courier New"/>
          <w:sz w:val="18"/>
          <w:szCs w:val="18"/>
          <w:lang w:val="en-US"/>
        </w:rPr>
        <w:t>├</w:t>
      </w:r>
      <w:r w:rsidRPr="006812AC">
        <w:rPr>
          <w:rFonts w:ascii="Courier New" w:hAnsi="Courier New" w:cs="Courier New"/>
          <w:sz w:val="18"/>
          <w:szCs w:val="18"/>
          <w:lang w:val="en-US"/>
        </w:rPr>
        <w:t>── contributing.md</w:t>
      </w:r>
    </w:p>
    <w:p w14:paraId="639F8AAF"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code_of_conduct.md</w:t>
      </w:r>
    </w:p>
    <w:p w14:paraId="0F5CDF9E" w14:textId="77777777" w:rsidR="006812AC" w:rsidRDefault="006812AC">
      <w:pPr>
        <w:rPr>
          <w:b/>
          <w:bCs/>
          <w:lang w:val="en-US"/>
        </w:rPr>
      </w:pPr>
      <w:r>
        <w:rPr>
          <w:b/>
          <w:bCs/>
          <w:lang w:val="en-US"/>
        </w:rPr>
        <w:br w:type="page"/>
      </w:r>
    </w:p>
    <w:p w14:paraId="41D4D52A" w14:textId="0488CE3E" w:rsidR="006812AC" w:rsidRPr="006812AC" w:rsidRDefault="006812AC" w:rsidP="006812AC">
      <w:pPr>
        <w:rPr>
          <w:b/>
          <w:bCs/>
          <w:lang w:val="en-US"/>
        </w:rPr>
      </w:pPr>
      <w:r w:rsidRPr="006812AC">
        <w:rPr>
          <w:b/>
          <w:bCs/>
          <w:lang w:val="en-US"/>
        </w:rPr>
        <w:lastRenderedPageBreak/>
        <w:t>3. System Architecture Overview</w:t>
      </w:r>
    </w:p>
    <w:p w14:paraId="1D027F0E" w14:textId="77777777" w:rsidR="006812AC" w:rsidRPr="006812AC" w:rsidRDefault="006812AC" w:rsidP="006812AC">
      <w:pPr>
        <w:rPr>
          <w:b/>
          <w:bCs/>
          <w:lang w:val="en-US"/>
        </w:rPr>
      </w:pPr>
      <w:r w:rsidRPr="006812AC">
        <w:rPr>
          <w:b/>
          <w:bCs/>
          <w:lang w:val="en-US"/>
        </w:rPr>
        <w:t>3.1 Hardware Block Diagram</w:t>
      </w:r>
    </w:p>
    <w:p w14:paraId="03D10AEA"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230 VAC Mains</w:t>
      </w:r>
    </w:p>
    <w:p w14:paraId="059C69C9"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w:t>
      </w:r>
    </w:p>
    <w:p w14:paraId="5C92EF07"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[Fuse]</w:t>
      </w:r>
    </w:p>
    <w:p w14:paraId="0BE8C36D"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w:t>
      </w:r>
    </w:p>
    <w:p w14:paraId="7B9DE4F1"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[AC-DC PSU module]      ── [PWR LED] (green, always on)</w:t>
      </w:r>
    </w:p>
    <w:p w14:paraId="7364E22A"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230VAC → 24VDC</w:t>
      </w:r>
    </w:p>
    <w:p w14:paraId="004565C4"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24 V</w:t>
      </w:r>
    </w:p>
    <w:p w14:paraId="015DB11A"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w:t>
      </w:r>
      <w:r w:rsidRPr="006812AC">
        <w:rPr>
          <w:rFonts w:ascii="MS Gothic" w:eastAsia="MS Gothic" w:hAnsi="MS Gothic" w:cs="MS Gothic" w:hint="eastAsia"/>
          <w:sz w:val="18"/>
          <w:szCs w:val="18"/>
          <w:lang w:val="en-US"/>
        </w:rPr>
        <w:t>┼</w:t>
      </w:r>
      <w:r w:rsidRPr="006812AC">
        <w:rPr>
          <w:rFonts w:ascii="Courier New" w:hAnsi="Courier New" w:cs="Courier New"/>
          <w:sz w:val="18"/>
          <w:szCs w:val="18"/>
          <w:lang w:val="en-US"/>
        </w:rPr>
        <w:t>──────────────────────────────┐</w:t>
      </w:r>
    </w:p>
    <w:p w14:paraId="025FDBF6"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                              │</w:t>
      </w:r>
    </w:p>
    <w:p w14:paraId="32861FFB"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[DC-DC buck converter]    │ 24 V (sensor supply)         │ 24 V (relay switching)</w:t>
      </w:r>
    </w:p>
    <w:p w14:paraId="5E85B467"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24V → 5V  │              │                              │</w:t>
      </w:r>
    </w:p>
    <w:p w14:paraId="4A66CA8E"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5 V   [</w:t>
      </w:r>
      <w:proofErr w:type="spellStart"/>
      <w:r w:rsidRPr="006812AC">
        <w:rPr>
          <w:rFonts w:ascii="Courier New" w:hAnsi="Courier New" w:cs="Courier New"/>
          <w:sz w:val="18"/>
          <w:szCs w:val="18"/>
          <w:lang w:val="en-US"/>
        </w:rPr>
        <w:t>SenseCAP</w:t>
      </w:r>
      <w:proofErr w:type="spellEnd"/>
      <w:r w:rsidRPr="006812AC">
        <w:rPr>
          <w:rFonts w:ascii="Courier New" w:hAnsi="Courier New" w:cs="Courier New"/>
          <w:sz w:val="18"/>
          <w:szCs w:val="18"/>
          <w:lang w:val="en-US"/>
        </w:rPr>
        <w:t xml:space="preserve"> S200] ◄── RS485 + 24V       │</w:t>
      </w:r>
    </w:p>
    <w:p w14:paraId="64757C15"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[FG6485A T/RH ] ◄── RS485 + 24V       │</w:t>
      </w:r>
    </w:p>
    <w:p w14:paraId="0A260AF2"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w:t>
      </w:r>
    </w:p>
    <w:p w14:paraId="707EAD2B"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w:t>
      </w:r>
      <w:r w:rsidRPr="006812AC">
        <w:rPr>
          <w:rFonts w:ascii="MS Gothic" w:eastAsia="MS Gothic" w:hAnsi="MS Gothic" w:cs="MS Gothic" w:hint="eastAsia"/>
          <w:sz w:val="18"/>
          <w:szCs w:val="18"/>
          <w:lang w:val="en-US"/>
        </w:rPr>
        <w:t>┴</w:t>
      </w:r>
      <w:r w:rsidRPr="006812AC">
        <w:rPr>
          <w:rFonts w:ascii="Courier New" w:hAnsi="Courier New" w:cs="Courier New"/>
          <w:sz w:val="18"/>
          <w:szCs w:val="18"/>
          <w:lang w:val="en-US"/>
        </w:rPr>
        <w:t>─────────────────────────────┐               │</w:t>
      </w:r>
    </w:p>
    <w:p w14:paraId="46C640DC"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LOLIN S3 (ESP32-S3)         │──[HB LED]     │</w:t>
      </w:r>
    </w:p>
    <w:p w14:paraId="3EB303AD"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   (amber)     │</w:t>
      </w:r>
    </w:p>
    <w:p w14:paraId="74A0CFD2"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│RS485 (UART + MAX485 transceiver) ──────</w:t>
      </w:r>
      <w:r w:rsidRPr="006812AC">
        <w:rPr>
          <w:rFonts w:ascii="MS Gothic" w:eastAsia="MS Gothic" w:hAnsi="MS Gothic" w:cs="MS Gothic" w:hint="eastAsia"/>
          <w:sz w:val="18"/>
          <w:szCs w:val="18"/>
          <w:lang w:val="en-US"/>
        </w:rPr>
        <w:t>┤◄</w:t>
      </w:r>
      <w:r w:rsidRPr="006812AC">
        <w:rPr>
          <w:rFonts w:ascii="Courier New" w:hAnsi="Courier New" w:cs="Courier New"/>
          <w:sz w:val="18"/>
          <w:szCs w:val="18"/>
          <w:lang w:val="en-US"/>
        </w:rPr>
        <w:t>────────── sensors (data)</w:t>
      </w:r>
    </w:p>
    <w:p w14:paraId="5851B289"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w:t>
      </w:r>
    </w:p>
    <w:p w14:paraId="513B065D"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│8 GPIO ◄── [4×4 Keypad]                 │</w:t>
      </w:r>
    </w:p>
    <w:p w14:paraId="606FFA65"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│I2C    ──► [LCD1602]   ──► Display      │</w:t>
      </w:r>
    </w:p>
    <w:p w14:paraId="42E5E203"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│I2C    ──► [DS3231 RTC]                 │</w:t>
      </w:r>
    </w:p>
    <w:p w14:paraId="081C6775"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w:t>
      </w:r>
    </w:p>
    <w:p w14:paraId="44B9A93A"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│6 GPIO → [Relay board, 6 </w:t>
      </w:r>
      <w:proofErr w:type="spellStart"/>
      <w:r w:rsidRPr="006812AC">
        <w:rPr>
          <w:rFonts w:ascii="Courier New" w:hAnsi="Courier New" w:cs="Courier New"/>
          <w:sz w:val="18"/>
          <w:szCs w:val="18"/>
          <w:lang w:val="en-US"/>
        </w:rPr>
        <w:t>ch</w:t>
      </w:r>
      <w:proofErr w:type="spellEnd"/>
      <w:r w:rsidRPr="006812AC">
        <w:rPr>
          <w:rFonts w:ascii="Courier New" w:hAnsi="Courier New" w:cs="Courier New"/>
          <w:sz w:val="18"/>
          <w:szCs w:val="18"/>
          <w:lang w:val="en-US"/>
        </w:rPr>
        <w:t>] ───────────</w:t>
      </w:r>
      <w:r w:rsidRPr="006812AC">
        <w:rPr>
          <w:rFonts w:ascii="MS Gothic" w:eastAsia="MS Gothic" w:hAnsi="MS Gothic" w:cs="MS Gothic" w:hint="eastAsia"/>
          <w:sz w:val="18"/>
          <w:szCs w:val="18"/>
          <w:lang w:val="en-US"/>
        </w:rPr>
        <w:t>┤</w:t>
      </w:r>
      <w:r w:rsidRPr="006812AC">
        <w:rPr>
          <w:rFonts w:ascii="Courier New" w:hAnsi="Courier New" w:cs="Courier New"/>
          <w:sz w:val="18"/>
          <w:szCs w:val="18"/>
          <w:lang w:val="en-US"/>
        </w:rPr>
        <w:t>── 24V switched ──► RRK-3 OPEN/CLOSE</w:t>
      </w:r>
    </w:p>
    <w:p w14:paraId="219DF8FA"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w:t>
      </w:r>
      <w:r w:rsidRPr="006812AC">
        <w:rPr>
          <w:rFonts w:ascii="Cambria Math" w:hAnsi="Cambria Math" w:cs="Cambria Math"/>
          <w:sz w:val="18"/>
          <w:szCs w:val="18"/>
          <w:lang w:val="en-US"/>
        </w:rPr>
        <w:t>↳</w:t>
      </w:r>
      <w:r w:rsidRPr="006812AC">
        <w:rPr>
          <w:rFonts w:ascii="Courier New" w:hAnsi="Courier New" w:cs="Courier New"/>
          <w:sz w:val="18"/>
          <w:szCs w:val="18"/>
          <w:lang w:val="en-US"/>
        </w:rPr>
        <w:t xml:space="preserve"> [6 relay LEDs] (red, shared)    │</w:t>
      </w:r>
    </w:p>
    <w:p w14:paraId="44655FAB"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w:t>
      </w:r>
    </w:p>
    <w:p w14:paraId="0013FC97"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│1 GPIO ← [Opto-input]                   │◄── RRK-3 alarm/feedback</w:t>
      </w:r>
    </w:p>
    <w:p w14:paraId="19CDDBB0"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 see Open Issue #1   │</w:t>
      </w:r>
    </w:p>
    <w:p w14:paraId="0971B693"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w:t>
      </w:r>
    </w:p>
    <w:p w14:paraId="6A75D90B"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│SPI → [SD card slot]  (optional)        │</w:t>
      </w:r>
    </w:p>
    <w:p w14:paraId="4614791E"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w:t>
      </w:r>
    </w:p>
    <w:p w14:paraId="1A7760C6"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w:t>
      </w:r>
      <w:proofErr w:type="spellStart"/>
      <w:r w:rsidRPr="006812AC">
        <w:rPr>
          <w:rFonts w:ascii="Courier New" w:hAnsi="Courier New" w:cs="Courier New"/>
          <w:sz w:val="18"/>
          <w:szCs w:val="18"/>
          <w:lang w:val="en-US"/>
        </w:rPr>
        <w:t>WiFi</w:t>
      </w:r>
      <w:proofErr w:type="spellEnd"/>
      <w:r w:rsidRPr="006812AC">
        <w:rPr>
          <w:rFonts w:ascii="Courier New" w:hAnsi="Courier New" w:cs="Courier New"/>
          <w:sz w:val="18"/>
          <w:szCs w:val="18"/>
          <w:lang w:val="en-US"/>
        </w:rPr>
        <w:t xml:space="preserve"> 2.4 GHz (integrated in ESP32-S3)  │◄──► WLAN / MQTT broker</w:t>
      </w:r>
    </w:p>
    <w:p w14:paraId="70C83C7B"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 Native USB (diagnostic / OTA)          │◄──► PC / firmware update</w:t>
      </w:r>
    </w:p>
    <w:p w14:paraId="4CC52F7F" w14:textId="77777777" w:rsidR="006812AC" w:rsidRPr="006812AC" w:rsidRDefault="006812AC" w:rsidP="006812AC">
      <w:pPr>
        <w:spacing w:after="0"/>
        <w:rPr>
          <w:rFonts w:ascii="Courier New" w:hAnsi="Courier New" w:cs="Courier New"/>
          <w:sz w:val="18"/>
          <w:szCs w:val="18"/>
          <w:lang w:val="en-US"/>
        </w:rPr>
      </w:pPr>
      <w:r w:rsidRPr="006812AC">
        <w:rPr>
          <w:rFonts w:ascii="Courier New" w:hAnsi="Courier New" w:cs="Courier New"/>
          <w:sz w:val="18"/>
          <w:szCs w:val="18"/>
          <w:lang w:val="en-US"/>
        </w:rPr>
        <w:t xml:space="preserve">   └────────────────────────────────────────┘</w:t>
      </w:r>
    </w:p>
    <w:p w14:paraId="1BD88D09" w14:textId="77777777" w:rsidR="006812AC" w:rsidRDefault="006812AC">
      <w:pPr>
        <w:rPr>
          <w:b/>
          <w:bCs/>
          <w:lang w:val="en-US"/>
        </w:rPr>
      </w:pPr>
      <w:r>
        <w:rPr>
          <w:b/>
          <w:bCs/>
          <w:lang w:val="en-US"/>
        </w:rPr>
        <w:br w:type="page"/>
      </w:r>
    </w:p>
    <w:p w14:paraId="43BBFBDF" w14:textId="79465FDD" w:rsidR="006812AC" w:rsidRPr="006812AC" w:rsidRDefault="006812AC" w:rsidP="006812AC">
      <w:pPr>
        <w:rPr>
          <w:b/>
          <w:bCs/>
          <w:lang w:val="en-US"/>
        </w:rPr>
      </w:pPr>
      <w:r w:rsidRPr="006812AC">
        <w:rPr>
          <w:b/>
          <w:bCs/>
          <w:lang w:val="en-US"/>
        </w:rPr>
        <w:lastRenderedPageBreak/>
        <w:t>3.2 Design Principles</w:t>
      </w:r>
    </w:p>
    <w:p w14:paraId="1DBA6099" w14:textId="77777777" w:rsidR="006812AC" w:rsidRPr="00E22B25" w:rsidRDefault="006812AC" w:rsidP="00E22B25">
      <w:pPr>
        <w:pStyle w:val="Lijstalinea"/>
        <w:numPr>
          <w:ilvl w:val="0"/>
          <w:numId w:val="12"/>
        </w:numPr>
        <w:rPr>
          <w:lang w:val="en-US"/>
        </w:rPr>
      </w:pPr>
      <w:r w:rsidRPr="00E22B25">
        <w:rPr>
          <w:b/>
          <w:bCs/>
          <w:lang w:val="en-US"/>
        </w:rPr>
        <w:t>Minimal external components.</w:t>
      </w:r>
      <w:r w:rsidRPr="00E22B25">
        <w:rPr>
          <w:lang w:val="en-US"/>
        </w:rPr>
        <w:t xml:space="preserve"> The ESP32-S3 integrates </w:t>
      </w:r>
      <w:proofErr w:type="spellStart"/>
      <w:r w:rsidRPr="00E22B25">
        <w:rPr>
          <w:lang w:val="en-US"/>
        </w:rPr>
        <w:t>WiFi</w:t>
      </w:r>
      <w:proofErr w:type="spellEnd"/>
      <w:r w:rsidRPr="00E22B25">
        <w:rPr>
          <w:lang w:val="en-US"/>
        </w:rPr>
        <w:t>, BLE, USB OTG, multiple UART/I2C/SPI peripherals, and non-volatile flash. This reduces the PCB bill of materials significantly.</w:t>
      </w:r>
    </w:p>
    <w:p w14:paraId="1218851B" w14:textId="77777777" w:rsidR="006812AC" w:rsidRPr="00E22B25" w:rsidRDefault="006812AC" w:rsidP="00E22B25">
      <w:pPr>
        <w:pStyle w:val="Lijstalinea"/>
        <w:numPr>
          <w:ilvl w:val="0"/>
          <w:numId w:val="12"/>
        </w:numPr>
        <w:rPr>
          <w:lang w:val="en-US"/>
        </w:rPr>
      </w:pPr>
      <w:r w:rsidRPr="00E22B25">
        <w:rPr>
          <w:b/>
          <w:bCs/>
          <w:lang w:val="en-US"/>
        </w:rPr>
        <w:t>Digital interfaces throughout.</w:t>
      </w:r>
      <w:r w:rsidRPr="00E22B25">
        <w:rPr>
          <w:lang w:val="en-US"/>
        </w:rPr>
        <w:t xml:space="preserve"> Both sensors use Modbus RTU over RS485, eliminating analogue calibration and drift.</w:t>
      </w:r>
    </w:p>
    <w:p w14:paraId="51B72723" w14:textId="77777777" w:rsidR="006812AC" w:rsidRPr="00E22B25" w:rsidRDefault="006812AC" w:rsidP="00E22B25">
      <w:pPr>
        <w:pStyle w:val="Lijstalinea"/>
        <w:numPr>
          <w:ilvl w:val="0"/>
          <w:numId w:val="12"/>
        </w:numPr>
        <w:rPr>
          <w:lang w:val="en-US"/>
        </w:rPr>
      </w:pPr>
      <w:r w:rsidRPr="00E22B25">
        <w:rPr>
          <w:b/>
          <w:bCs/>
          <w:lang w:val="en-US"/>
        </w:rPr>
        <w:t>Electrical isolation at the motor interface.</w:t>
      </w:r>
      <w:r w:rsidRPr="00E22B25">
        <w:rPr>
          <w:lang w:val="en-US"/>
        </w:rPr>
        <w:t xml:space="preserve"> Relay outputs to the RRK-3 are potential-free (volt-free); the feedback input uses an opto-coupler to protect the MCU from the 24 V RRK-3 circuit.</w:t>
      </w:r>
    </w:p>
    <w:p w14:paraId="7A654ABE" w14:textId="77777777" w:rsidR="006812AC" w:rsidRPr="00E22B25" w:rsidRDefault="006812AC" w:rsidP="00E22B25">
      <w:pPr>
        <w:pStyle w:val="Lijstalinea"/>
        <w:numPr>
          <w:ilvl w:val="0"/>
          <w:numId w:val="12"/>
        </w:numPr>
        <w:rPr>
          <w:lang w:val="en-US"/>
        </w:rPr>
      </w:pPr>
      <w:r w:rsidRPr="00E22B25">
        <w:rPr>
          <w:b/>
          <w:bCs/>
          <w:lang w:val="en-US"/>
        </w:rPr>
        <w:t>Observable hardware state.</w:t>
      </w:r>
      <w:r w:rsidRPr="00E22B25">
        <w:rPr>
          <w:lang w:val="en-US"/>
        </w:rPr>
        <w:t xml:space="preserve"> Status LEDs on the PCB make the operating state of the controller visible at a glance without requiring the LCD or a connected device.</w:t>
      </w:r>
    </w:p>
    <w:p w14:paraId="1AF163D8" w14:textId="77777777" w:rsidR="006812AC" w:rsidRPr="00E22B25" w:rsidRDefault="006812AC" w:rsidP="00E22B25">
      <w:pPr>
        <w:pStyle w:val="Lijstalinea"/>
        <w:numPr>
          <w:ilvl w:val="0"/>
          <w:numId w:val="12"/>
        </w:numPr>
        <w:rPr>
          <w:lang w:val="en-US"/>
        </w:rPr>
      </w:pPr>
      <w:r w:rsidRPr="00E22B25">
        <w:rPr>
          <w:b/>
          <w:bCs/>
          <w:lang w:val="en-US"/>
        </w:rPr>
        <w:t>Optional features additive.</w:t>
      </w:r>
      <w:r w:rsidRPr="00E22B25">
        <w:rPr>
          <w:lang w:val="en-US"/>
        </w:rPr>
        <w:t xml:space="preserve"> The SD card and MQTT/</w:t>
      </w:r>
      <w:proofErr w:type="spellStart"/>
      <w:r w:rsidRPr="00E22B25">
        <w:rPr>
          <w:lang w:val="en-US"/>
        </w:rPr>
        <w:t>WiFi</w:t>
      </w:r>
      <w:proofErr w:type="spellEnd"/>
      <w:r w:rsidRPr="00E22B25">
        <w:rPr>
          <w:lang w:val="en-US"/>
        </w:rPr>
        <w:t xml:space="preserve"> features can be omitted without affecting core operation.</w:t>
      </w:r>
    </w:p>
    <w:p w14:paraId="39902305" w14:textId="77777777" w:rsidR="006812AC" w:rsidRPr="00E22B25" w:rsidRDefault="006812AC" w:rsidP="00E22B25">
      <w:pPr>
        <w:pStyle w:val="Lijstalinea"/>
        <w:numPr>
          <w:ilvl w:val="0"/>
          <w:numId w:val="12"/>
        </w:numPr>
        <w:rPr>
          <w:lang w:val="en-US"/>
        </w:rPr>
      </w:pPr>
      <w:r w:rsidRPr="00E22B25">
        <w:rPr>
          <w:b/>
          <w:bCs/>
          <w:lang w:val="en-US"/>
        </w:rPr>
        <w:t>Open and reproducible.</w:t>
      </w:r>
      <w:r w:rsidRPr="00E22B25">
        <w:rPr>
          <w:lang w:val="en-US"/>
        </w:rPr>
        <w:t xml:space="preserve"> All design files are open source and stored in version control, as described in §2.</w:t>
      </w:r>
    </w:p>
    <w:p w14:paraId="63D1EF07" w14:textId="77777777" w:rsidR="006812AC" w:rsidRDefault="006812AC">
      <w:pPr>
        <w:rPr>
          <w:b/>
          <w:bCs/>
          <w:lang w:val="en-US"/>
        </w:rPr>
      </w:pPr>
      <w:r>
        <w:rPr>
          <w:b/>
          <w:bCs/>
          <w:lang w:val="en-US"/>
        </w:rPr>
        <w:br w:type="page"/>
      </w:r>
    </w:p>
    <w:p w14:paraId="2CCC2ED5" w14:textId="5EDD1DED" w:rsidR="006812AC" w:rsidRPr="006812AC" w:rsidRDefault="006812AC" w:rsidP="006812AC">
      <w:pPr>
        <w:rPr>
          <w:b/>
          <w:bCs/>
          <w:lang w:val="en-US"/>
        </w:rPr>
      </w:pPr>
      <w:r w:rsidRPr="006812AC">
        <w:rPr>
          <w:b/>
          <w:bCs/>
          <w:lang w:val="en-US"/>
        </w:rPr>
        <w:lastRenderedPageBreak/>
        <w:t>4. Hardware Design</w:t>
      </w:r>
    </w:p>
    <w:p w14:paraId="302D7EE4" w14:textId="77777777" w:rsidR="006812AC" w:rsidRPr="006812AC" w:rsidRDefault="006812AC" w:rsidP="006812AC">
      <w:pPr>
        <w:rPr>
          <w:b/>
          <w:bCs/>
          <w:lang w:val="en-US"/>
        </w:rPr>
      </w:pPr>
      <w:r w:rsidRPr="006812AC">
        <w:rPr>
          <w:b/>
          <w:bCs/>
          <w:lang w:val="en-US"/>
        </w:rPr>
        <w:t>4.1 Microcontroller — LOLIN S3 (ESP32-S3)</w:t>
      </w:r>
    </w:p>
    <w:p w14:paraId="5C69BEAD" w14:textId="77777777" w:rsidR="006812AC" w:rsidRPr="006812AC" w:rsidRDefault="006812AC" w:rsidP="006812AC">
      <w:pPr>
        <w:rPr>
          <w:lang w:val="en-US"/>
        </w:rPr>
      </w:pPr>
      <w:r w:rsidRPr="006812AC">
        <w:rPr>
          <w:lang w:val="en-US"/>
        </w:rPr>
        <w:t xml:space="preserve">The LOLIN S3 is a compact development/prototype board from WEMOS built around the </w:t>
      </w:r>
      <w:proofErr w:type="spellStart"/>
      <w:r w:rsidRPr="006812AC">
        <w:rPr>
          <w:lang w:val="en-US"/>
        </w:rPr>
        <w:t>Espressif</w:t>
      </w:r>
      <w:proofErr w:type="spellEnd"/>
      <w:r w:rsidRPr="006812AC">
        <w:rPr>
          <w:lang w:val="en-US"/>
        </w:rPr>
        <w:t xml:space="preserve"> ESP32-S3 system-on-chip.</w:t>
      </w:r>
    </w:p>
    <w:p w14:paraId="7656749B" w14:textId="77777777" w:rsidR="006812AC" w:rsidRDefault="006812AC">
      <w:pPr>
        <w:rPr>
          <w:b/>
          <w:bCs/>
          <w:lang w:val="en-US"/>
        </w:rPr>
      </w:pPr>
      <w:r>
        <w:rPr>
          <w:b/>
          <w:bCs/>
          <w:lang w:val="en-US"/>
        </w:rPr>
        <w:br w:type="page"/>
      </w:r>
    </w:p>
    <w:p w14:paraId="5FC4E87C" w14:textId="5DA74D89" w:rsidR="006812AC" w:rsidRPr="006812AC" w:rsidRDefault="006812AC" w:rsidP="006812AC">
      <w:pPr>
        <w:rPr>
          <w:b/>
          <w:bCs/>
          <w:lang w:val="en-US"/>
        </w:rPr>
      </w:pPr>
      <w:r w:rsidRPr="006812AC">
        <w:rPr>
          <w:b/>
          <w:bCs/>
          <w:lang w:val="en-US"/>
        </w:rPr>
        <w:lastRenderedPageBreak/>
        <w:t>4.1.1 Key Specifications</w:t>
      </w:r>
    </w:p>
    <w:tbl>
      <w:tblPr>
        <w:tblW w:w="5000" w:type="pct"/>
        <w:tblCellMar>
          <w:top w:w="15" w:type="dxa"/>
          <w:left w:w="15" w:type="dxa"/>
          <w:bottom w:w="15" w:type="dxa"/>
          <w:right w:w="15" w:type="dxa"/>
        </w:tblCellMar>
        <w:tblLook w:val="04A0" w:firstRow="1" w:lastRow="0" w:firstColumn="1" w:lastColumn="0" w:noHBand="0" w:noVBand="1"/>
      </w:tblPr>
      <w:tblGrid>
        <w:gridCol w:w="2883"/>
        <w:gridCol w:w="6461"/>
      </w:tblGrid>
      <w:tr w:rsidR="006812AC" w:rsidRPr="006812AC" w14:paraId="3196F644"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017BDA2"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9D2A87F" w14:textId="77777777" w:rsidR="006812AC" w:rsidRPr="006812AC" w:rsidRDefault="006812AC" w:rsidP="006812AC">
            <w:pPr>
              <w:rPr>
                <w:b/>
                <w:bCs/>
                <w:lang w:val="en-US"/>
              </w:rPr>
            </w:pPr>
            <w:r w:rsidRPr="006812AC">
              <w:rPr>
                <w:b/>
                <w:bCs/>
                <w:lang w:val="en-US"/>
              </w:rPr>
              <w:t>Value</w:t>
            </w:r>
          </w:p>
        </w:tc>
      </w:tr>
      <w:tr w:rsidR="006812AC" w:rsidRPr="006812AC" w14:paraId="62DC7EB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725849" w14:textId="77777777" w:rsidR="006812AC" w:rsidRPr="006812AC" w:rsidRDefault="006812AC" w:rsidP="006812AC">
            <w:pPr>
              <w:rPr>
                <w:lang w:val="en-US"/>
              </w:rPr>
            </w:pPr>
            <w:r w:rsidRPr="006812AC">
              <w:rPr>
                <w:lang w:val="en-US"/>
              </w:rPr>
              <w:t>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1AA3B" w14:textId="77777777" w:rsidR="006812AC" w:rsidRPr="006812AC" w:rsidRDefault="006812AC" w:rsidP="006812AC">
            <w:pPr>
              <w:rPr>
                <w:lang w:val="en-US"/>
              </w:rPr>
            </w:pPr>
            <w:r w:rsidRPr="006812AC">
              <w:rPr>
                <w:lang w:val="en-US"/>
              </w:rPr>
              <w:t>WEMOS LOLIN S3</w:t>
            </w:r>
          </w:p>
        </w:tc>
      </w:tr>
      <w:tr w:rsidR="006812AC" w:rsidRPr="006812AC" w14:paraId="41D81AF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F6E251" w14:textId="77777777" w:rsidR="006812AC" w:rsidRPr="006812AC" w:rsidRDefault="006812AC" w:rsidP="006812AC">
            <w:pPr>
              <w:rPr>
                <w:lang w:val="en-US"/>
              </w:rPr>
            </w:pPr>
            <w:r w:rsidRPr="006812AC">
              <w:rPr>
                <w:lang w:val="en-US"/>
              </w:rPr>
              <w:t>SoC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5061A" w14:textId="77777777" w:rsidR="006812AC" w:rsidRPr="006812AC" w:rsidRDefault="006812AC" w:rsidP="006812AC">
            <w:pPr>
              <w:rPr>
                <w:lang w:val="en-US"/>
              </w:rPr>
            </w:pPr>
            <w:proofErr w:type="spellStart"/>
            <w:r w:rsidRPr="006812AC">
              <w:rPr>
                <w:lang w:val="en-US"/>
              </w:rPr>
              <w:t>Espressif</w:t>
            </w:r>
            <w:proofErr w:type="spellEnd"/>
            <w:r w:rsidRPr="006812AC">
              <w:rPr>
                <w:lang w:val="en-US"/>
              </w:rPr>
              <w:t xml:space="preserve"> ESP32-S3 (revision 0.2 or later)</w:t>
            </w:r>
          </w:p>
        </w:tc>
      </w:tr>
      <w:tr w:rsidR="006812AC" w:rsidRPr="006812AC" w14:paraId="1A0E6B9B"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904C61" w14:textId="77777777" w:rsidR="006812AC" w:rsidRPr="006812AC" w:rsidRDefault="006812AC" w:rsidP="006812AC">
            <w:pPr>
              <w:rPr>
                <w:lang w:val="en-US"/>
              </w:rPr>
            </w:pPr>
            <w:r w:rsidRPr="006812AC">
              <w:rPr>
                <w:lang w:val="en-US"/>
              </w:rPr>
              <w:t>CPU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EF15E" w14:textId="77777777" w:rsidR="006812AC" w:rsidRPr="006812AC" w:rsidRDefault="006812AC" w:rsidP="006812AC">
            <w:pPr>
              <w:rPr>
                <w:lang w:val="en-US"/>
              </w:rPr>
            </w:pPr>
            <w:r w:rsidRPr="006812AC">
              <w:rPr>
                <w:lang w:val="en-US"/>
              </w:rPr>
              <w:t>Dual-core Xtensa LX7, up to 240 MHz</w:t>
            </w:r>
          </w:p>
        </w:tc>
      </w:tr>
      <w:tr w:rsidR="006812AC" w:rsidRPr="006812AC" w14:paraId="0D79A581"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42E596" w14:textId="77777777" w:rsidR="006812AC" w:rsidRPr="006812AC" w:rsidRDefault="006812AC" w:rsidP="006812AC">
            <w:pPr>
              <w:rPr>
                <w:lang w:val="en-US"/>
              </w:rPr>
            </w:pPr>
            <w:r w:rsidRPr="006812AC">
              <w:rPr>
                <w:lang w:val="en-US"/>
              </w:rPr>
              <w:t>Flash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6E81E3" w14:textId="77777777" w:rsidR="006812AC" w:rsidRPr="006812AC" w:rsidRDefault="006812AC" w:rsidP="006812AC">
            <w:pPr>
              <w:rPr>
                <w:lang w:val="en-US"/>
              </w:rPr>
            </w:pPr>
            <w:r w:rsidRPr="006812AC">
              <w:rPr>
                <w:lang w:val="en-US"/>
              </w:rPr>
              <w:t>16 MB (on-board, QSPI)</w:t>
            </w:r>
          </w:p>
        </w:tc>
      </w:tr>
      <w:tr w:rsidR="006812AC" w:rsidRPr="006812AC" w14:paraId="7D6DA91D"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CEF6A5" w14:textId="77777777" w:rsidR="006812AC" w:rsidRPr="006812AC" w:rsidRDefault="006812AC" w:rsidP="006812AC">
            <w:pPr>
              <w:rPr>
                <w:lang w:val="en-US"/>
              </w:rPr>
            </w:pPr>
            <w:r w:rsidRPr="006812AC">
              <w:rPr>
                <w:lang w:val="en-US"/>
              </w:rPr>
              <w:t>PSRAM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D8D4EF" w14:textId="77777777" w:rsidR="006812AC" w:rsidRPr="006812AC" w:rsidRDefault="006812AC" w:rsidP="006812AC">
            <w:pPr>
              <w:rPr>
                <w:lang w:val="en-US"/>
              </w:rPr>
            </w:pPr>
            <w:r w:rsidRPr="006812AC">
              <w:rPr>
                <w:lang w:val="en-US"/>
              </w:rPr>
              <w:t>8 MB (on-board, QSPI Octal)</w:t>
            </w:r>
          </w:p>
        </w:tc>
      </w:tr>
      <w:tr w:rsidR="006812AC" w:rsidRPr="006812AC" w14:paraId="73D545FD"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FDCAFF" w14:textId="77777777" w:rsidR="006812AC" w:rsidRPr="006812AC" w:rsidRDefault="006812AC" w:rsidP="006812AC">
            <w:pPr>
              <w:rPr>
                <w:lang w:val="en-US"/>
              </w:rPr>
            </w:pPr>
            <w:proofErr w:type="spellStart"/>
            <w:r w:rsidRPr="006812AC">
              <w:rPr>
                <w:lang w:val="en-US"/>
              </w:rPr>
              <w:t>WiFi</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619672" w14:textId="77777777" w:rsidR="006812AC" w:rsidRPr="006812AC" w:rsidRDefault="006812AC" w:rsidP="006812AC">
            <w:pPr>
              <w:rPr>
                <w:lang w:val="en-US"/>
              </w:rPr>
            </w:pPr>
            <w:r w:rsidRPr="006812AC">
              <w:rPr>
                <w:lang w:val="en-US"/>
              </w:rPr>
              <w:t>802.11 b/g/n, 2.4 GHz</w:t>
            </w:r>
          </w:p>
        </w:tc>
      </w:tr>
      <w:tr w:rsidR="006812AC" w:rsidRPr="006812AC" w14:paraId="2F17BB5D"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EAEC0D" w14:textId="77777777" w:rsidR="006812AC" w:rsidRPr="006812AC" w:rsidRDefault="006812AC" w:rsidP="006812AC">
            <w:pPr>
              <w:rPr>
                <w:lang w:val="en-US"/>
              </w:rPr>
            </w:pPr>
            <w:r w:rsidRPr="006812AC">
              <w:rPr>
                <w:lang w:val="en-US"/>
              </w:rPr>
              <w:t>Bluetooth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E9359" w14:textId="77777777" w:rsidR="006812AC" w:rsidRPr="006812AC" w:rsidRDefault="006812AC" w:rsidP="006812AC">
            <w:pPr>
              <w:rPr>
                <w:lang w:val="en-US"/>
              </w:rPr>
            </w:pPr>
            <w:r w:rsidRPr="006812AC">
              <w:rPr>
                <w:lang w:val="en-US"/>
              </w:rPr>
              <w:t>BLE 5.0</w:t>
            </w:r>
          </w:p>
        </w:tc>
      </w:tr>
      <w:tr w:rsidR="006812AC" w:rsidRPr="006812AC" w14:paraId="11FCE166"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7BA631" w14:textId="77777777" w:rsidR="006812AC" w:rsidRPr="006812AC" w:rsidRDefault="006812AC" w:rsidP="006812AC">
            <w:pPr>
              <w:rPr>
                <w:lang w:val="en-US"/>
              </w:rPr>
            </w:pPr>
            <w:r w:rsidRPr="006812AC">
              <w:rPr>
                <w:lang w:val="en-US"/>
              </w:rPr>
              <w:t>USB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A3839C" w14:textId="77777777" w:rsidR="006812AC" w:rsidRPr="006812AC" w:rsidRDefault="006812AC" w:rsidP="006812AC">
            <w:pPr>
              <w:rPr>
                <w:lang w:val="en-US"/>
              </w:rPr>
            </w:pPr>
            <w:r w:rsidRPr="006812AC">
              <w:rPr>
                <w:lang w:val="en-US"/>
              </w:rPr>
              <w:t>Native USB 2.0 OTG (via USB-C connector)</w:t>
            </w:r>
          </w:p>
        </w:tc>
      </w:tr>
      <w:tr w:rsidR="006812AC" w:rsidRPr="006812AC" w14:paraId="303D800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5FC4EC" w14:textId="77777777" w:rsidR="006812AC" w:rsidRPr="006812AC" w:rsidRDefault="006812AC" w:rsidP="006812AC">
            <w:pPr>
              <w:rPr>
                <w:lang w:val="en-US"/>
              </w:rPr>
            </w:pPr>
            <w:r w:rsidRPr="006812AC">
              <w:rPr>
                <w:lang w:val="en-US"/>
              </w:rPr>
              <w:t>UART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2546C" w14:textId="77777777" w:rsidR="006812AC" w:rsidRPr="006812AC" w:rsidRDefault="006812AC" w:rsidP="006812AC">
            <w:pPr>
              <w:rPr>
                <w:lang w:val="en-US"/>
              </w:rPr>
            </w:pPr>
            <w:r w:rsidRPr="006812AC">
              <w:rPr>
                <w:lang w:val="en-US"/>
              </w:rPr>
              <w:t>3 × hardware UART</w:t>
            </w:r>
          </w:p>
        </w:tc>
      </w:tr>
      <w:tr w:rsidR="006812AC" w:rsidRPr="006812AC" w14:paraId="4A6251B1"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5BA14" w14:textId="77777777" w:rsidR="006812AC" w:rsidRPr="006812AC" w:rsidRDefault="006812AC" w:rsidP="006812AC">
            <w:pPr>
              <w:rPr>
                <w:lang w:val="en-US"/>
              </w:rPr>
            </w:pPr>
            <w:r w:rsidRPr="006812AC">
              <w:rPr>
                <w:lang w:val="en-US"/>
              </w:rPr>
              <w:t>I2C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A05ED1" w14:textId="77777777" w:rsidR="006812AC" w:rsidRPr="006812AC" w:rsidRDefault="006812AC" w:rsidP="006812AC">
            <w:pPr>
              <w:rPr>
                <w:lang w:val="en-US"/>
              </w:rPr>
            </w:pPr>
            <w:r w:rsidRPr="006812AC">
              <w:rPr>
                <w:lang w:val="en-US"/>
              </w:rPr>
              <w:t>2 × hardware I2C (any GPIO)</w:t>
            </w:r>
          </w:p>
        </w:tc>
      </w:tr>
      <w:tr w:rsidR="006812AC" w:rsidRPr="006812AC" w14:paraId="2B39A43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E4BE01" w14:textId="77777777" w:rsidR="006812AC" w:rsidRPr="006812AC" w:rsidRDefault="006812AC" w:rsidP="006812AC">
            <w:pPr>
              <w:rPr>
                <w:lang w:val="en-US"/>
              </w:rPr>
            </w:pPr>
            <w:r w:rsidRPr="006812AC">
              <w:rPr>
                <w:lang w:val="en-US"/>
              </w:rPr>
              <w:t>SPI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A09E0" w14:textId="77777777" w:rsidR="006812AC" w:rsidRPr="006812AC" w:rsidRDefault="006812AC" w:rsidP="006812AC">
            <w:pPr>
              <w:rPr>
                <w:lang w:val="en-US"/>
              </w:rPr>
            </w:pPr>
            <w:r w:rsidRPr="006812AC">
              <w:rPr>
                <w:lang w:val="en-US"/>
              </w:rPr>
              <w:t>4 × SPI (any GPIO)</w:t>
            </w:r>
          </w:p>
        </w:tc>
      </w:tr>
      <w:tr w:rsidR="006812AC" w:rsidRPr="006812AC" w14:paraId="019B843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5E1458" w14:textId="77777777" w:rsidR="006812AC" w:rsidRPr="006812AC" w:rsidRDefault="006812AC" w:rsidP="006812AC">
            <w:pPr>
              <w:rPr>
                <w:lang w:val="en-US"/>
              </w:rPr>
            </w:pPr>
            <w:r w:rsidRPr="006812AC">
              <w:rPr>
                <w:lang w:val="en-US"/>
              </w:rPr>
              <w:t>GPIO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3F548C" w14:textId="77777777" w:rsidR="006812AC" w:rsidRPr="006812AC" w:rsidRDefault="006812AC" w:rsidP="006812AC">
            <w:pPr>
              <w:rPr>
                <w:lang w:val="en-US"/>
              </w:rPr>
            </w:pPr>
            <w:r w:rsidRPr="006812AC">
              <w:rPr>
                <w:lang w:val="en-US"/>
              </w:rPr>
              <w:t>Up to 45 usable GPIO</w:t>
            </w:r>
          </w:p>
        </w:tc>
      </w:tr>
      <w:tr w:rsidR="006812AC" w:rsidRPr="006812AC" w14:paraId="373CE05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2CB190" w14:textId="77777777" w:rsidR="006812AC" w:rsidRPr="006812AC" w:rsidRDefault="006812AC" w:rsidP="006812AC">
            <w:pPr>
              <w:rPr>
                <w:lang w:val="en-US"/>
              </w:rPr>
            </w:pPr>
            <w:r w:rsidRPr="006812AC">
              <w:rPr>
                <w:lang w:val="en-US"/>
              </w:rPr>
              <w:t>Operating voltage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A4AAE5" w14:textId="77777777" w:rsidR="006812AC" w:rsidRPr="006812AC" w:rsidRDefault="006812AC" w:rsidP="006812AC">
            <w:pPr>
              <w:rPr>
                <w:lang w:val="en-US"/>
              </w:rPr>
            </w:pPr>
            <w:r w:rsidRPr="006812AC">
              <w:rPr>
                <w:lang w:val="en-US"/>
              </w:rPr>
              <w:t>3.3 V (on-board LDO from 5 V supply)</w:t>
            </w:r>
          </w:p>
        </w:tc>
      </w:tr>
      <w:tr w:rsidR="006812AC" w:rsidRPr="006812AC" w14:paraId="13C32A7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8536F" w14:textId="77777777" w:rsidR="006812AC" w:rsidRPr="006812AC" w:rsidRDefault="006812AC" w:rsidP="006812AC">
            <w:pPr>
              <w:rPr>
                <w:lang w:val="en-US"/>
              </w:rPr>
            </w:pPr>
            <w:r w:rsidRPr="006812AC">
              <w:rPr>
                <w:lang w:val="en-US"/>
              </w:rPr>
              <w:t>Form factor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25A8A2" w14:textId="77777777" w:rsidR="006812AC" w:rsidRPr="006812AC" w:rsidRDefault="006812AC" w:rsidP="006812AC">
            <w:pPr>
              <w:rPr>
                <w:lang w:val="en-US"/>
              </w:rPr>
            </w:pPr>
            <w:r w:rsidRPr="006812AC">
              <w:rPr>
                <w:lang w:val="en-US"/>
              </w:rPr>
              <w:t>25.4 × 65.3 mm</w:t>
            </w:r>
          </w:p>
        </w:tc>
      </w:tr>
      <w:tr w:rsidR="006812AC" w:rsidRPr="006812AC" w14:paraId="55D1D3E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41DCDE" w14:textId="77777777" w:rsidR="006812AC" w:rsidRPr="006812AC" w:rsidRDefault="006812AC" w:rsidP="006812AC">
            <w:pPr>
              <w:rPr>
                <w:lang w:val="en-US"/>
              </w:rPr>
            </w:pPr>
            <w:r w:rsidRPr="006812AC">
              <w:rPr>
                <w:lang w:val="en-US"/>
              </w:rPr>
              <w:t>Programming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C31A3A" w14:textId="77777777" w:rsidR="006812AC" w:rsidRPr="006812AC" w:rsidRDefault="006812AC" w:rsidP="006812AC">
            <w:pPr>
              <w:rPr>
                <w:lang w:val="en-US"/>
              </w:rPr>
            </w:pPr>
            <w:r w:rsidRPr="006812AC">
              <w:rPr>
                <w:lang w:val="en-US"/>
              </w:rPr>
              <w:t xml:space="preserve">USB (native), OTA over </w:t>
            </w:r>
            <w:proofErr w:type="spellStart"/>
            <w:r w:rsidRPr="006812AC">
              <w:rPr>
                <w:lang w:val="en-US"/>
              </w:rPr>
              <w:t>WiFi</w:t>
            </w:r>
            <w:proofErr w:type="spellEnd"/>
          </w:p>
        </w:tc>
      </w:tr>
    </w:tbl>
    <w:p w14:paraId="205C657F" w14:textId="77777777" w:rsidR="006812AC" w:rsidRDefault="006812AC" w:rsidP="006812AC">
      <w:pPr>
        <w:rPr>
          <w:b/>
          <w:bCs/>
          <w:lang w:val="en-US"/>
        </w:rPr>
      </w:pPr>
    </w:p>
    <w:p w14:paraId="6DBBEF0E" w14:textId="0C423ECC" w:rsidR="006812AC" w:rsidRPr="006812AC" w:rsidRDefault="006812AC" w:rsidP="006812AC">
      <w:pPr>
        <w:rPr>
          <w:b/>
          <w:bCs/>
          <w:lang w:val="en-US"/>
        </w:rPr>
      </w:pPr>
      <w:r>
        <w:rPr>
          <w:b/>
          <w:bCs/>
          <w:lang w:val="en-US"/>
        </w:rPr>
        <w:br w:type="page"/>
      </w:r>
      <w:r w:rsidRPr="006812AC">
        <w:rPr>
          <w:b/>
          <w:bCs/>
          <w:lang w:val="en-US"/>
        </w:rPr>
        <w:lastRenderedPageBreak/>
        <w:t>4.1.2 Non-Volatile Storage</w:t>
      </w:r>
    </w:p>
    <w:p w14:paraId="5DCEE29F" w14:textId="77777777" w:rsidR="006812AC" w:rsidRPr="006812AC" w:rsidRDefault="006812AC" w:rsidP="006812AC">
      <w:pPr>
        <w:rPr>
          <w:lang w:val="en-US"/>
        </w:rPr>
      </w:pPr>
      <w:r w:rsidRPr="006812AC">
        <w:rPr>
          <w:lang w:val="en-US"/>
        </w:rPr>
        <w:t>The ESP32-S3 flash is partitioned using the ESP-IDF NVS (Non-Volatile Storage) library. Configuration settings (setpoints, thresholds, dwell times, credentials) are stored in the NVS partition. The event log ring buffer is stored in a dedicated log partition. The SD card, when present, provides supplemental log storage.</w:t>
      </w:r>
    </w:p>
    <w:p w14:paraId="64D8D563" w14:textId="77777777" w:rsidR="006812AC" w:rsidRPr="006812AC" w:rsidRDefault="006812AC" w:rsidP="006812AC">
      <w:pPr>
        <w:rPr>
          <w:b/>
          <w:bCs/>
          <w:lang w:val="en-US"/>
        </w:rPr>
      </w:pPr>
      <w:r w:rsidRPr="006812AC">
        <w:rPr>
          <w:b/>
          <w:bCs/>
          <w:lang w:val="en-US"/>
        </w:rPr>
        <w:t>4.1.3 Rationale for Selection</w:t>
      </w:r>
    </w:p>
    <w:tbl>
      <w:tblPr>
        <w:tblW w:w="5000" w:type="pct"/>
        <w:tblCellMar>
          <w:top w:w="15" w:type="dxa"/>
          <w:left w:w="15" w:type="dxa"/>
          <w:bottom w:w="15" w:type="dxa"/>
          <w:right w:w="15" w:type="dxa"/>
        </w:tblCellMar>
        <w:tblLook w:val="04A0" w:firstRow="1" w:lastRow="0" w:firstColumn="1" w:lastColumn="0" w:noHBand="0" w:noVBand="1"/>
      </w:tblPr>
      <w:tblGrid>
        <w:gridCol w:w="1661"/>
        <w:gridCol w:w="7683"/>
      </w:tblGrid>
      <w:tr w:rsidR="006812AC" w:rsidRPr="006812AC" w14:paraId="452116FE"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D7F18D2" w14:textId="77777777" w:rsidR="006812AC" w:rsidRPr="006812AC" w:rsidRDefault="006812AC" w:rsidP="006812AC">
            <w:pPr>
              <w:rPr>
                <w:b/>
                <w:bCs/>
                <w:lang w:val="en-US"/>
              </w:rPr>
            </w:pPr>
            <w:r w:rsidRPr="006812AC">
              <w:rPr>
                <w:b/>
                <w:bCs/>
                <w:lang w:val="en-US"/>
              </w:rPr>
              <w:t>Criterion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FE812AC" w14:textId="77777777" w:rsidR="006812AC" w:rsidRPr="006812AC" w:rsidRDefault="006812AC" w:rsidP="006812AC">
            <w:pPr>
              <w:rPr>
                <w:b/>
                <w:bCs/>
                <w:lang w:val="en-US"/>
              </w:rPr>
            </w:pPr>
            <w:r w:rsidRPr="006812AC">
              <w:rPr>
                <w:b/>
                <w:bCs/>
                <w:lang w:val="en-US"/>
              </w:rPr>
              <w:t>Justification</w:t>
            </w:r>
          </w:p>
        </w:tc>
      </w:tr>
      <w:tr w:rsidR="006812AC" w:rsidRPr="006812AC" w14:paraId="0C6412E9"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7BE531" w14:textId="77777777" w:rsidR="006812AC" w:rsidRPr="006812AC" w:rsidRDefault="006812AC" w:rsidP="006812AC">
            <w:pPr>
              <w:rPr>
                <w:lang w:val="en-US"/>
              </w:rPr>
            </w:pPr>
            <w:r w:rsidRPr="006812AC">
              <w:rPr>
                <w:lang w:val="en-US"/>
              </w:rPr>
              <w:t>Processing power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145741" w14:textId="77777777" w:rsidR="006812AC" w:rsidRPr="006812AC" w:rsidRDefault="006812AC" w:rsidP="006812AC">
            <w:pPr>
              <w:rPr>
                <w:lang w:val="en-US"/>
              </w:rPr>
            </w:pPr>
            <w:r w:rsidRPr="006812AC">
              <w:rPr>
                <w:lang w:val="en-US"/>
              </w:rPr>
              <w:t xml:space="preserve">Dual LX7 cores at 240 MHz easily handles all real-time tasks: Modbus polling, relay control, display updates, </w:t>
            </w:r>
            <w:proofErr w:type="spellStart"/>
            <w:r w:rsidRPr="006812AC">
              <w:rPr>
                <w:lang w:val="en-US"/>
              </w:rPr>
              <w:t>WiFi</w:t>
            </w:r>
            <w:proofErr w:type="spellEnd"/>
            <w:r w:rsidRPr="006812AC">
              <w:rPr>
                <w:lang w:val="en-US"/>
              </w:rPr>
              <w:t xml:space="preserve"> stack, and MQTT client simultaneously</w:t>
            </w:r>
          </w:p>
        </w:tc>
      </w:tr>
      <w:tr w:rsidR="006812AC" w:rsidRPr="006812AC" w14:paraId="74A8F280"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363441" w14:textId="77777777" w:rsidR="006812AC" w:rsidRPr="006812AC" w:rsidRDefault="006812AC" w:rsidP="006812AC">
            <w:pPr>
              <w:rPr>
                <w:lang w:val="en-US"/>
              </w:rPr>
            </w:pPr>
            <w:r w:rsidRPr="006812AC">
              <w:rPr>
                <w:lang w:val="en-US"/>
              </w:rPr>
              <w:t xml:space="preserve">Integrated </w:t>
            </w:r>
            <w:proofErr w:type="spellStart"/>
            <w:r w:rsidRPr="006812AC">
              <w:rPr>
                <w:lang w:val="en-US"/>
              </w:rPr>
              <w:t>WiFi</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7FA9FC" w14:textId="77777777" w:rsidR="006812AC" w:rsidRPr="006812AC" w:rsidRDefault="006812AC" w:rsidP="006812AC">
            <w:pPr>
              <w:rPr>
                <w:lang w:val="en-US"/>
              </w:rPr>
            </w:pPr>
            <w:r w:rsidRPr="006812AC">
              <w:rPr>
                <w:lang w:val="en-US"/>
              </w:rPr>
              <w:t xml:space="preserve">No separate </w:t>
            </w:r>
            <w:proofErr w:type="spellStart"/>
            <w:r w:rsidRPr="006812AC">
              <w:rPr>
                <w:lang w:val="en-US"/>
              </w:rPr>
              <w:t>WiFi</w:t>
            </w:r>
            <w:proofErr w:type="spellEnd"/>
            <w:r w:rsidRPr="006812AC">
              <w:rPr>
                <w:lang w:val="en-US"/>
              </w:rPr>
              <w:t xml:space="preserve"> module required (satisfies TR-HW09)</w:t>
            </w:r>
          </w:p>
        </w:tc>
      </w:tr>
      <w:tr w:rsidR="006812AC" w:rsidRPr="006812AC" w14:paraId="07C3F44B"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6BFD0F" w14:textId="77777777" w:rsidR="006812AC" w:rsidRPr="006812AC" w:rsidRDefault="006812AC" w:rsidP="006812AC">
            <w:pPr>
              <w:rPr>
                <w:lang w:val="en-US"/>
              </w:rPr>
            </w:pPr>
            <w:r w:rsidRPr="006812AC">
              <w:rPr>
                <w:lang w:val="en-US"/>
              </w:rPr>
              <w:t>Native USB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D7D2F0" w14:textId="77777777" w:rsidR="006812AC" w:rsidRPr="006812AC" w:rsidRDefault="006812AC" w:rsidP="006812AC">
            <w:pPr>
              <w:rPr>
                <w:lang w:val="en-US"/>
              </w:rPr>
            </w:pPr>
            <w:r w:rsidRPr="006812AC">
              <w:rPr>
                <w:lang w:val="en-US"/>
              </w:rPr>
              <w:t>Provides built-in serial console and firmware update path without additional USB-UART chip (satisfies TR-IF05)</w:t>
            </w:r>
          </w:p>
        </w:tc>
      </w:tr>
      <w:tr w:rsidR="006812AC" w:rsidRPr="006812AC" w14:paraId="23C641E9"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7F9015" w14:textId="77777777" w:rsidR="006812AC" w:rsidRPr="006812AC" w:rsidRDefault="006812AC" w:rsidP="006812AC">
            <w:pPr>
              <w:rPr>
                <w:lang w:val="en-US"/>
              </w:rPr>
            </w:pPr>
            <w:r w:rsidRPr="006812AC">
              <w:rPr>
                <w:lang w:val="en-US"/>
              </w:rPr>
              <w:t>Large flash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716E5" w14:textId="77777777" w:rsidR="006812AC" w:rsidRPr="006812AC" w:rsidRDefault="006812AC" w:rsidP="006812AC">
            <w:pPr>
              <w:rPr>
                <w:lang w:val="en-US"/>
              </w:rPr>
            </w:pPr>
            <w:r w:rsidRPr="006812AC">
              <w:rPr>
                <w:lang w:val="en-US"/>
              </w:rPr>
              <w:t>16 MB accommodates firmware, NVS, web server files, and a substantial on-chip log partition</w:t>
            </w:r>
          </w:p>
        </w:tc>
      </w:tr>
      <w:tr w:rsidR="006812AC" w:rsidRPr="006812AC" w14:paraId="51AA4C1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DB3EA5" w14:textId="77777777" w:rsidR="006812AC" w:rsidRPr="006812AC" w:rsidRDefault="006812AC" w:rsidP="006812AC">
            <w:pPr>
              <w:rPr>
                <w:lang w:val="en-US"/>
              </w:rPr>
            </w:pPr>
            <w:r w:rsidRPr="006812AC">
              <w:rPr>
                <w:lang w:val="en-US"/>
              </w:rPr>
              <w:t>Ecosystem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FEFFDC" w14:textId="77777777" w:rsidR="006812AC" w:rsidRPr="006812AC" w:rsidRDefault="006812AC" w:rsidP="006812AC">
            <w:pPr>
              <w:rPr>
                <w:lang w:val="en-US"/>
              </w:rPr>
            </w:pPr>
            <w:r w:rsidRPr="006812AC">
              <w:rPr>
                <w:lang w:val="en-US"/>
              </w:rPr>
              <w:t xml:space="preserve">Mature Arduino / ESP-IDF toolchain via </w:t>
            </w:r>
            <w:proofErr w:type="spellStart"/>
            <w:r w:rsidRPr="006812AC">
              <w:rPr>
                <w:lang w:val="en-US"/>
              </w:rPr>
              <w:t>PlatformIO</w:t>
            </w:r>
            <w:proofErr w:type="spellEnd"/>
            <w:r w:rsidRPr="006812AC">
              <w:rPr>
                <w:lang w:val="en-US"/>
              </w:rPr>
              <w:t>; extensive library support for Modbus, I2C, MQTT, and web server</w:t>
            </w:r>
          </w:p>
        </w:tc>
      </w:tr>
      <w:tr w:rsidR="006812AC" w:rsidRPr="006812AC" w14:paraId="7D4C898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3554BD" w14:textId="77777777" w:rsidR="006812AC" w:rsidRPr="006812AC" w:rsidRDefault="006812AC" w:rsidP="006812AC">
            <w:pPr>
              <w:rPr>
                <w:lang w:val="en-US"/>
              </w:rPr>
            </w:pPr>
            <w:r w:rsidRPr="006812AC">
              <w:rPr>
                <w:lang w:val="en-US"/>
              </w:rPr>
              <w:t>Availability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00A1D0" w14:textId="77777777" w:rsidR="006812AC" w:rsidRPr="006812AC" w:rsidRDefault="006812AC" w:rsidP="006812AC">
            <w:pPr>
              <w:rPr>
                <w:lang w:val="en-US"/>
              </w:rPr>
            </w:pPr>
            <w:r w:rsidRPr="006812AC">
              <w:rPr>
                <w:lang w:val="en-US"/>
              </w:rPr>
              <w:t>Widely available; approximate cost €10–15</w:t>
            </w:r>
          </w:p>
        </w:tc>
      </w:tr>
    </w:tbl>
    <w:p w14:paraId="41B41430" w14:textId="77777777" w:rsidR="006812AC" w:rsidRDefault="006812AC" w:rsidP="006812AC">
      <w:pPr>
        <w:rPr>
          <w:b/>
          <w:bCs/>
          <w:lang w:val="en-US"/>
        </w:rPr>
      </w:pPr>
    </w:p>
    <w:p w14:paraId="5E8B3B16" w14:textId="77777777" w:rsidR="006812AC" w:rsidRDefault="006812AC">
      <w:pPr>
        <w:rPr>
          <w:b/>
          <w:bCs/>
          <w:lang w:val="en-US"/>
        </w:rPr>
      </w:pPr>
      <w:r>
        <w:rPr>
          <w:b/>
          <w:bCs/>
          <w:lang w:val="en-US"/>
        </w:rPr>
        <w:br w:type="page"/>
      </w:r>
    </w:p>
    <w:p w14:paraId="6D27466E" w14:textId="3477447D" w:rsidR="006812AC" w:rsidRPr="006812AC" w:rsidRDefault="006812AC" w:rsidP="006812AC">
      <w:pPr>
        <w:rPr>
          <w:b/>
          <w:bCs/>
          <w:lang w:val="en-US"/>
        </w:rPr>
      </w:pPr>
      <w:r w:rsidRPr="006812AC">
        <w:rPr>
          <w:b/>
          <w:bCs/>
          <w:lang w:val="en-US"/>
        </w:rPr>
        <w:lastRenderedPageBreak/>
        <w:t>4.2 Sensors</w:t>
      </w:r>
    </w:p>
    <w:p w14:paraId="16C5E2D3" w14:textId="77777777" w:rsidR="006812AC" w:rsidRPr="006812AC" w:rsidRDefault="006812AC" w:rsidP="006812AC">
      <w:pPr>
        <w:rPr>
          <w:b/>
          <w:bCs/>
          <w:lang w:val="en-US"/>
        </w:rPr>
      </w:pPr>
      <w:r w:rsidRPr="006812AC">
        <w:rPr>
          <w:b/>
          <w:bCs/>
          <w:lang w:val="en-US"/>
        </w:rPr>
        <w:t xml:space="preserve">4.2.1 Wind Speed and Direction — </w:t>
      </w:r>
      <w:proofErr w:type="spellStart"/>
      <w:r w:rsidRPr="006812AC">
        <w:rPr>
          <w:b/>
          <w:bCs/>
          <w:lang w:val="en-US"/>
        </w:rPr>
        <w:t>Seeed</w:t>
      </w:r>
      <w:proofErr w:type="spellEnd"/>
      <w:r w:rsidRPr="006812AC">
        <w:rPr>
          <w:b/>
          <w:bCs/>
          <w:lang w:val="en-US"/>
        </w:rPr>
        <w:t xml:space="preserve"> </w:t>
      </w:r>
      <w:proofErr w:type="spellStart"/>
      <w:r w:rsidRPr="006812AC">
        <w:rPr>
          <w:b/>
          <w:bCs/>
          <w:lang w:val="en-US"/>
        </w:rPr>
        <w:t>SenseCAP</w:t>
      </w:r>
      <w:proofErr w:type="spellEnd"/>
      <w:r w:rsidRPr="006812AC">
        <w:rPr>
          <w:b/>
          <w:bCs/>
          <w:lang w:val="en-US"/>
        </w:rPr>
        <w:t xml:space="preserve"> S200</w:t>
      </w:r>
    </w:p>
    <w:tbl>
      <w:tblPr>
        <w:tblW w:w="5000" w:type="pct"/>
        <w:tblCellMar>
          <w:top w:w="15" w:type="dxa"/>
          <w:left w:w="15" w:type="dxa"/>
          <w:bottom w:w="15" w:type="dxa"/>
          <w:right w:w="15" w:type="dxa"/>
        </w:tblCellMar>
        <w:tblLook w:val="04A0" w:firstRow="1" w:lastRow="0" w:firstColumn="1" w:lastColumn="0" w:noHBand="0" w:noVBand="1"/>
      </w:tblPr>
      <w:tblGrid>
        <w:gridCol w:w="2649"/>
        <w:gridCol w:w="6695"/>
      </w:tblGrid>
      <w:tr w:rsidR="006812AC" w:rsidRPr="006812AC" w14:paraId="0AA95472"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09B6BAE"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57EC070" w14:textId="77777777" w:rsidR="006812AC" w:rsidRPr="006812AC" w:rsidRDefault="006812AC" w:rsidP="006812AC">
            <w:pPr>
              <w:rPr>
                <w:b/>
                <w:bCs/>
                <w:lang w:val="en-US"/>
              </w:rPr>
            </w:pPr>
            <w:r w:rsidRPr="006812AC">
              <w:rPr>
                <w:b/>
                <w:bCs/>
                <w:lang w:val="en-US"/>
              </w:rPr>
              <w:t>Value</w:t>
            </w:r>
          </w:p>
        </w:tc>
      </w:tr>
      <w:tr w:rsidR="006812AC" w:rsidRPr="006812AC" w14:paraId="7DAFBA1D"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193F08" w14:textId="77777777" w:rsidR="006812AC" w:rsidRPr="006812AC" w:rsidRDefault="006812AC" w:rsidP="006812AC">
            <w:pPr>
              <w:rPr>
                <w:lang w:val="en-US"/>
              </w:rPr>
            </w:pPr>
            <w:r w:rsidRPr="006812AC">
              <w:rPr>
                <w:lang w:val="en-US"/>
              </w:rPr>
              <w:t>Manufacturer /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3D06C" w14:textId="77777777" w:rsidR="006812AC" w:rsidRPr="006812AC" w:rsidRDefault="006812AC" w:rsidP="006812AC">
            <w:pPr>
              <w:rPr>
                <w:lang w:val="en-US"/>
              </w:rPr>
            </w:pPr>
            <w:proofErr w:type="spellStart"/>
            <w:r w:rsidRPr="006812AC">
              <w:rPr>
                <w:lang w:val="en-US"/>
              </w:rPr>
              <w:t>Seeed</w:t>
            </w:r>
            <w:proofErr w:type="spellEnd"/>
            <w:r w:rsidRPr="006812AC">
              <w:rPr>
                <w:lang w:val="en-US"/>
              </w:rPr>
              <w:t xml:space="preserve"> Studio </w:t>
            </w:r>
            <w:proofErr w:type="spellStart"/>
            <w:r w:rsidRPr="006812AC">
              <w:rPr>
                <w:lang w:val="en-US"/>
              </w:rPr>
              <w:t>SenseCAP</w:t>
            </w:r>
            <w:proofErr w:type="spellEnd"/>
            <w:r w:rsidRPr="006812AC">
              <w:rPr>
                <w:lang w:val="en-US"/>
              </w:rPr>
              <w:t xml:space="preserve"> S200</w:t>
            </w:r>
          </w:p>
        </w:tc>
      </w:tr>
      <w:tr w:rsidR="006812AC" w:rsidRPr="006812AC" w14:paraId="37541A4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83E68A" w14:textId="77777777" w:rsidR="006812AC" w:rsidRPr="006812AC" w:rsidRDefault="006812AC" w:rsidP="006812AC">
            <w:pPr>
              <w:rPr>
                <w:lang w:val="en-US"/>
              </w:rPr>
            </w:pPr>
            <w:r w:rsidRPr="006812AC">
              <w:rPr>
                <w:lang w:val="en-US"/>
              </w:rPr>
              <w:t>Measured quantities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302DA6" w14:textId="77777777" w:rsidR="006812AC" w:rsidRPr="006812AC" w:rsidRDefault="006812AC" w:rsidP="006812AC">
            <w:pPr>
              <w:rPr>
                <w:lang w:val="en-US"/>
              </w:rPr>
            </w:pPr>
            <w:r w:rsidRPr="006812AC">
              <w:rPr>
                <w:lang w:val="en-US"/>
              </w:rPr>
              <w:t>Wind speed (m/s) and wind direction (°)</w:t>
            </w:r>
          </w:p>
        </w:tc>
      </w:tr>
      <w:tr w:rsidR="006812AC" w:rsidRPr="006812AC" w14:paraId="56974696"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8057D4" w14:textId="77777777" w:rsidR="006812AC" w:rsidRPr="006812AC" w:rsidRDefault="006812AC" w:rsidP="006812AC">
            <w:pPr>
              <w:rPr>
                <w:lang w:val="en-US"/>
              </w:rPr>
            </w:pPr>
            <w:r w:rsidRPr="006812AC">
              <w:rPr>
                <w:lang w:val="en-US"/>
              </w:rPr>
              <w:t>Technology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6318A" w14:textId="77777777" w:rsidR="006812AC" w:rsidRPr="006812AC" w:rsidRDefault="006812AC" w:rsidP="006812AC">
            <w:pPr>
              <w:rPr>
                <w:lang w:val="en-US"/>
              </w:rPr>
            </w:pPr>
            <w:r w:rsidRPr="006812AC">
              <w:rPr>
                <w:lang w:val="en-US"/>
              </w:rPr>
              <w:t>Ultrasonic — no mechanical moving parts</w:t>
            </w:r>
          </w:p>
        </w:tc>
      </w:tr>
      <w:tr w:rsidR="006812AC" w:rsidRPr="006812AC" w14:paraId="7D83458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7BBEF7" w14:textId="77777777" w:rsidR="006812AC" w:rsidRPr="006812AC" w:rsidRDefault="006812AC" w:rsidP="006812AC">
            <w:pPr>
              <w:rPr>
                <w:lang w:val="en-US"/>
              </w:rPr>
            </w:pPr>
            <w:r w:rsidRPr="006812AC">
              <w:rPr>
                <w:lang w:val="en-US"/>
              </w:rPr>
              <w:t>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59AE5F" w14:textId="77777777" w:rsidR="006812AC" w:rsidRPr="006812AC" w:rsidRDefault="006812AC" w:rsidP="006812AC">
            <w:pPr>
              <w:rPr>
                <w:lang w:val="en-US"/>
              </w:rPr>
            </w:pPr>
            <w:r w:rsidRPr="006812AC">
              <w:rPr>
                <w:lang w:val="en-US"/>
              </w:rPr>
              <w:t>Modbus RTU over RS485</w:t>
            </w:r>
          </w:p>
        </w:tc>
      </w:tr>
      <w:tr w:rsidR="006812AC" w:rsidRPr="006812AC" w14:paraId="577466C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0F5623" w14:textId="77777777" w:rsidR="006812AC" w:rsidRPr="006812AC" w:rsidRDefault="006812AC" w:rsidP="006812AC">
            <w:pPr>
              <w:rPr>
                <w:lang w:val="en-US"/>
              </w:rPr>
            </w:pPr>
            <w:r w:rsidRPr="006812AC">
              <w:rPr>
                <w:lang w:val="en-US"/>
              </w:rPr>
              <w:t>Supply voltage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684D90" w14:textId="77777777" w:rsidR="006812AC" w:rsidRPr="006812AC" w:rsidRDefault="006812AC" w:rsidP="006812AC">
            <w:pPr>
              <w:rPr>
                <w:lang w:val="en-US"/>
              </w:rPr>
            </w:pPr>
            <w:r w:rsidRPr="006812AC">
              <w:rPr>
                <w:lang w:val="en-US"/>
              </w:rPr>
              <w:t>5–30 VDC</w:t>
            </w:r>
          </w:p>
        </w:tc>
      </w:tr>
      <w:tr w:rsidR="006812AC" w:rsidRPr="006812AC" w14:paraId="44B12659"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7B57D" w14:textId="77777777" w:rsidR="006812AC" w:rsidRPr="006812AC" w:rsidRDefault="006812AC" w:rsidP="006812AC">
            <w:pPr>
              <w:rPr>
                <w:lang w:val="en-US"/>
              </w:rPr>
            </w:pPr>
            <w:r w:rsidRPr="006812AC">
              <w:rPr>
                <w:lang w:val="en-US"/>
              </w:rPr>
              <w:t>Wind speed range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A440C" w14:textId="77777777" w:rsidR="006812AC" w:rsidRPr="006812AC" w:rsidRDefault="006812AC" w:rsidP="006812AC">
            <w:pPr>
              <w:rPr>
                <w:lang w:val="en-US"/>
              </w:rPr>
            </w:pPr>
            <w:r w:rsidRPr="006812AC">
              <w:rPr>
                <w:lang w:val="en-US"/>
              </w:rPr>
              <w:t>0–60 m/s</w:t>
            </w:r>
          </w:p>
        </w:tc>
      </w:tr>
      <w:tr w:rsidR="006812AC" w:rsidRPr="006812AC" w14:paraId="114E829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1901B2" w14:textId="77777777" w:rsidR="006812AC" w:rsidRPr="006812AC" w:rsidRDefault="006812AC" w:rsidP="006812AC">
            <w:pPr>
              <w:rPr>
                <w:lang w:val="en-US"/>
              </w:rPr>
            </w:pPr>
            <w:r w:rsidRPr="006812AC">
              <w:rPr>
                <w:lang w:val="en-US"/>
              </w:rPr>
              <w:t>Wind direction range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62E094" w14:textId="77777777" w:rsidR="006812AC" w:rsidRPr="006812AC" w:rsidRDefault="006812AC" w:rsidP="006812AC">
            <w:pPr>
              <w:rPr>
                <w:lang w:val="en-US"/>
              </w:rPr>
            </w:pPr>
            <w:r w:rsidRPr="006812AC">
              <w:rPr>
                <w:lang w:val="en-US"/>
              </w:rPr>
              <w:t>0°–360°</w:t>
            </w:r>
          </w:p>
        </w:tc>
      </w:tr>
      <w:tr w:rsidR="006812AC" w:rsidRPr="006812AC" w14:paraId="39B822A0"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F4486D" w14:textId="77777777" w:rsidR="006812AC" w:rsidRPr="006812AC" w:rsidRDefault="006812AC" w:rsidP="006812AC">
            <w:pPr>
              <w:rPr>
                <w:lang w:val="en-US"/>
              </w:rPr>
            </w:pPr>
            <w:r w:rsidRPr="006812AC">
              <w:rPr>
                <w:lang w:val="en-US"/>
              </w:rPr>
              <w:t>Approximate price (NL)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8B3D36" w14:textId="77777777" w:rsidR="006812AC" w:rsidRPr="006812AC" w:rsidRDefault="006812AC" w:rsidP="006812AC">
            <w:pPr>
              <w:rPr>
                <w:lang w:val="en-US"/>
              </w:rPr>
            </w:pPr>
            <w:r w:rsidRPr="006812AC">
              <w:rPr>
                <w:lang w:val="en-US"/>
              </w:rPr>
              <w:t>€350</w:t>
            </w:r>
          </w:p>
        </w:tc>
      </w:tr>
      <w:tr w:rsidR="006812AC" w:rsidRPr="006812AC" w14:paraId="7D5E4DF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51E14" w14:textId="77777777" w:rsidR="006812AC" w:rsidRPr="006812AC" w:rsidRDefault="006812AC" w:rsidP="006812AC">
            <w:pPr>
              <w:rPr>
                <w:lang w:val="en-US"/>
              </w:rPr>
            </w:pPr>
            <w:r w:rsidRPr="006812AC">
              <w:rPr>
                <w:lang w:val="en-US"/>
              </w:rPr>
              <w:t>Mounting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2FC9D3" w14:textId="77777777" w:rsidR="006812AC" w:rsidRPr="006812AC" w:rsidRDefault="006812AC" w:rsidP="006812AC">
            <w:pPr>
              <w:rPr>
                <w:lang w:val="en-US"/>
              </w:rPr>
            </w:pPr>
            <w:r w:rsidRPr="006812AC">
              <w:rPr>
                <w:lang w:val="en-US"/>
              </w:rPr>
              <w:t>Single mast pole (integrated unit for both speed and direction)</w:t>
            </w:r>
          </w:p>
        </w:tc>
      </w:tr>
    </w:tbl>
    <w:p w14:paraId="25E2AE71" w14:textId="77777777" w:rsidR="006812AC" w:rsidRPr="006812AC" w:rsidRDefault="006812AC" w:rsidP="006812AC">
      <w:pPr>
        <w:rPr>
          <w:lang w:val="en-US"/>
        </w:rPr>
      </w:pPr>
      <w:r w:rsidRPr="006812AC">
        <w:rPr>
          <w:b/>
          <w:bCs/>
          <w:lang w:val="en-US"/>
        </w:rPr>
        <w:t>Rationale:</w:t>
      </w:r>
    </w:p>
    <w:p w14:paraId="044ADC21" w14:textId="77777777" w:rsidR="006812AC" w:rsidRPr="006812AC" w:rsidRDefault="006812AC" w:rsidP="00FB4FB9">
      <w:pPr>
        <w:pStyle w:val="Lijstalinea"/>
        <w:numPr>
          <w:ilvl w:val="0"/>
          <w:numId w:val="11"/>
        </w:numPr>
        <w:rPr>
          <w:lang w:val="en-US"/>
        </w:rPr>
      </w:pPr>
      <w:r w:rsidRPr="006812AC">
        <w:rPr>
          <w:lang w:val="en-US"/>
        </w:rPr>
        <w:t>Combines wind speed and direction in one unit on a single mast; reduces installation complexity.</w:t>
      </w:r>
    </w:p>
    <w:p w14:paraId="46EB7E82" w14:textId="77777777" w:rsidR="006812AC" w:rsidRPr="006812AC" w:rsidRDefault="006812AC" w:rsidP="00FB4FB9">
      <w:pPr>
        <w:pStyle w:val="Lijstalinea"/>
        <w:numPr>
          <w:ilvl w:val="0"/>
          <w:numId w:val="11"/>
        </w:numPr>
        <w:rPr>
          <w:lang w:val="en-US"/>
        </w:rPr>
      </w:pPr>
      <w:r w:rsidRPr="006812AC">
        <w:rPr>
          <w:lang w:val="en-US"/>
        </w:rPr>
        <w:t>Ultrasonic measurement has no moving parts, making it more robust and maintenance-free than cup anemometers or vane sensors.</w:t>
      </w:r>
    </w:p>
    <w:p w14:paraId="5361149F" w14:textId="77777777" w:rsidR="006812AC" w:rsidRPr="006812AC" w:rsidRDefault="006812AC" w:rsidP="00FB4FB9">
      <w:pPr>
        <w:pStyle w:val="Lijstalinea"/>
        <w:numPr>
          <w:ilvl w:val="0"/>
          <w:numId w:val="11"/>
        </w:numPr>
        <w:rPr>
          <w:lang w:val="en-US"/>
        </w:rPr>
      </w:pPr>
      <w:r w:rsidRPr="006812AC">
        <w:rPr>
          <w:lang w:val="en-US"/>
        </w:rPr>
        <w:t>Modbus RS485 digital interface avoids analogue signal conditioning, calibration drift, and noise susceptibility over long cable runs.</w:t>
      </w:r>
    </w:p>
    <w:p w14:paraId="4E60F7F8" w14:textId="77777777" w:rsidR="006812AC" w:rsidRPr="006812AC" w:rsidRDefault="006812AC" w:rsidP="00FB4FB9">
      <w:pPr>
        <w:pStyle w:val="Lijstalinea"/>
        <w:numPr>
          <w:ilvl w:val="0"/>
          <w:numId w:val="11"/>
        </w:numPr>
        <w:rPr>
          <w:lang w:val="en-US"/>
        </w:rPr>
      </w:pPr>
      <w:r w:rsidRPr="006812AC">
        <w:rPr>
          <w:lang w:val="en-US"/>
        </w:rPr>
        <w:t>Single digital cable pair serves both measured quantities.</w:t>
      </w:r>
    </w:p>
    <w:p w14:paraId="630922C9" w14:textId="77777777" w:rsidR="006812AC" w:rsidRDefault="006812AC">
      <w:pPr>
        <w:rPr>
          <w:b/>
          <w:bCs/>
          <w:lang w:val="en-US"/>
        </w:rPr>
      </w:pPr>
      <w:r>
        <w:rPr>
          <w:b/>
          <w:bCs/>
          <w:lang w:val="en-US"/>
        </w:rPr>
        <w:br w:type="page"/>
      </w:r>
    </w:p>
    <w:p w14:paraId="7915C79F" w14:textId="1E66A65E" w:rsidR="006812AC" w:rsidRPr="006812AC" w:rsidRDefault="006812AC" w:rsidP="006812AC">
      <w:pPr>
        <w:rPr>
          <w:b/>
          <w:bCs/>
          <w:lang w:val="en-US"/>
        </w:rPr>
      </w:pPr>
      <w:r w:rsidRPr="006812AC">
        <w:rPr>
          <w:b/>
          <w:bCs/>
          <w:lang w:val="en-US"/>
        </w:rPr>
        <w:lastRenderedPageBreak/>
        <w:t>4.2.2 Temperature and Humidity — FG6485A</w:t>
      </w:r>
    </w:p>
    <w:tbl>
      <w:tblPr>
        <w:tblW w:w="5000" w:type="pct"/>
        <w:tblCellMar>
          <w:top w:w="15" w:type="dxa"/>
          <w:left w:w="15" w:type="dxa"/>
          <w:bottom w:w="15" w:type="dxa"/>
          <w:right w:w="15" w:type="dxa"/>
        </w:tblCellMar>
        <w:tblLook w:val="04A0" w:firstRow="1" w:lastRow="0" w:firstColumn="1" w:lastColumn="0" w:noHBand="0" w:noVBand="1"/>
      </w:tblPr>
      <w:tblGrid>
        <w:gridCol w:w="3251"/>
        <w:gridCol w:w="6093"/>
      </w:tblGrid>
      <w:tr w:rsidR="006812AC" w:rsidRPr="006812AC" w14:paraId="425BC588"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398197E"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D16E4FF" w14:textId="77777777" w:rsidR="006812AC" w:rsidRPr="006812AC" w:rsidRDefault="006812AC" w:rsidP="006812AC">
            <w:pPr>
              <w:rPr>
                <w:b/>
                <w:bCs/>
                <w:lang w:val="en-US"/>
              </w:rPr>
            </w:pPr>
            <w:r w:rsidRPr="006812AC">
              <w:rPr>
                <w:b/>
                <w:bCs/>
                <w:lang w:val="en-US"/>
              </w:rPr>
              <w:t>Value</w:t>
            </w:r>
          </w:p>
        </w:tc>
      </w:tr>
      <w:tr w:rsidR="006812AC" w:rsidRPr="006812AC" w14:paraId="22E89E3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5C367" w14:textId="77777777" w:rsidR="006812AC" w:rsidRPr="006812AC" w:rsidRDefault="006812AC" w:rsidP="006812AC">
            <w:pPr>
              <w:rPr>
                <w:lang w:val="en-US"/>
              </w:rPr>
            </w:pPr>
            <w:r w:rsidRPr="006812AC">
              <w:rPr>
                <w:lang w:val="en-US"/>
              </w:rPr>
              <w:t>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62DD2" w14:textId="77777777" w:rsidR="006812AC" w:rsidRPr="006812AC" w:rsidRDefault="006812AC" w:rsidP="006812AC">
            <w:pPr>
              <w:rPr>
                <w:lang w:val="en-US"/>
              </w:rPr>
            </w:pPr>
            <w:r w:rsidRPr="006812AC">
              <w:rPr>
                <w:lang w:val="en-US"/>
              </w:rPr>
              <w:t>FG6485A</w:t>
            </w:r>
          </w:p>
        </w:tc>
      </w:tr>
      <w:tr w:rsidR="006812AC" w:rsidRPr="006812AC" w14:paraId="2B57785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0B78E7" w14:textId="77777777" w:rsidR="006812AC" w:rsidRPr="006812AC" w:rsidRDefault="006812AC" w:rsidP="006812AC">
            <w:pPr>
              <w:rPr>
                <w:lang w:val="en-US"/>
              </w:rPr>
            </w:pPr>
            <w:r w:rsidRPr="006812AC">
              <w:rPr>
                <w:lang w:val="en-US"/>
              </w:rPr>
              <w:t>Measured quantities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2A2197" w14:textId="77777777" w:rsidR="006812AC" w:rsidRPr="006812AC" w:rsidRDefault="006812AC" w:rsidP="006812AC">
            <w:pPr>
              <w:rPr>
                <w:lang w:val="en-US"/>
              </w:rPr>
            </w:pPr>
            <w:r w:rsidRPr="006812AC">
              <w:rPr>
                <w:lang w:val="en-US"/>
              </w:rPr>
              <w:t>Air temperature (°C) and relative humidity (%)</w:t>
            </w:r>
          </w:p>
        </w:tc>
      </w:tr>
      <w:tr w:rsidR="006812AC" w:rsidRPr="006812AC" w14:paraId="21CA73E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1982C" w14:textId="77777777" w:rsidR="006812AC" w:rsidRPr="006812AC" w:rsidRDefault="006812AC" w:rsidP="006812AC">
            <w:pPr>
              <w:rPr>
                <w:lang w:val="en-US"/>
              </w:rPr>
            </w:pPr>
            <w:r w:rsidRPr="006812AC">
              <w:rPr>
                <w:lang w:val="en-US"/>
              </w:rPr>
              <w:t>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27AAA6" w14:textId="77777777" w:rsidR="006812AC" w:rsidRPr="006812AC" w:rsidRDefault="006812AC" w:rsidP="006812AC">
            <w:pPr>
              <w:rPr>
                <w:lang w:val="en-US"/>
              </w:rPr>
            </w:pPr>
            <w:r w:rsidRPr="006812AC">
              <w:rPr>
                <w:lang w:val="en-US"/>
              </w:rPr>
              <w:t>Modbus RTU over RS485</w:t>
            </w:r>
          </w:p>
        </w:tc>
      </w:tr>
      <w:tr w:rsidR="006812AC" w:rsidRPr="006812AC" w14:paraId="53D31A18"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CD3756" w14:textId="77777777" w:rsidR="006812AC" w:rsidRPr="006812AC" w:rsidRDefault="006812AC" w:rsidP="006812AC">
            <w:pPr>
              <w:rPr>
                <w:lang w:val="en-US"/>
              </w:rPr>
            </w:pPr>
            <w:r w:rsidRPr="006812AC">
              <w:rPr>
                <w:lang w:val="en-US"/>
              </w:rPr>
              <w:t>Supply voltage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D0D6F3" w14:textId="77777777" w:rsidR="006812AC" w:rsidRPr="006812AC" w:rsidRDefault="006812AC" w:rsidP="006812AC">
            <w:pPr>
              <w:rPr>
                <w:lang w:val="en-US"/>
              </w:rPr>
            </w:pPr>
            <w:r w:rsidRPr="006812AC">
              <w:rPr>
                <w:lang w:val="en-US"/>
              </w:rPr>
              <w:t>9–36 VDC (internal 24 V rail is within spec)</w:t>
            </w:r>
          </w:p>
        </w:tc>
      </w:tr>
      <w:tr w:rsidR="006812AC" w:rsidRPr="006812AC" w14:paraId="1911F71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CE12F" w14:textId="77777777" w:rsidR="006812AC" w:rsidRPr="006812AC" w:rsidRDefault="006812AC" w:rsidP="006812AC">
            <w:pPr>
              <w:rPr>
                <w:lang w:val="en-US"/>
              </w:rPr>
            </w:pPr>
            <w:r w:rsidRPr="006812AC">
              <w:rPr>
                <w:lang w:val="en-US"/>
              </w:rPr>
              <w:t>Current consumption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77B970" w14:textId="77777777" w:rsidR="006812AC" w:rsidRPr="006812AC" w:rsidRDefault="006812AC" w:rsidP="006812AC">
            <w:pPr>
              <w:rPr>
                <w:lang w:val="en-US"/>
              </w:rPr>
            </w:pPr>
            <w:r w:rsidRPr="006812AC">
              <w:rPr>
                <w:lang w:val="en-US"/>
              </w:rPr>
              <w:t>≤ 15 mA (datasheet)</w:t>
            </w:r>
          </w:p>
        </w:tc>
      </w:tr>
      <w:tr w:rsidR="006812AC" w:rsidRPr="006812AC" w14:paraId="28ACCE9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405144" w14:textId="77777777" w:rsidR="006812AC" w:rsidRPr="006812AC" w:rsidRDefault="006812AC" w:rsidP="006812AC">
            <w:pPr>
              <w:rPr>
                <w:lang w:val="en-US"/>
              </w:rPr>
            </w:pPr>
            <w:r w:rsidRPr="006812AC">
              <w:rPr>
                <w:lang w:val="en-US"/>
              </w:rPr>
              <w:t>Approximate price (NL)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7A94D6" w14:textId="77777777" w:rsidR="006812AC" w:rsidRPr="006812AC" w:rsidRDefault="006812AC" w:rsidP="006812AC">
            <w:pPr>
              <w:rPr>
                <w:lang w:val="en-US"/>
              </w:rPr>
            </w:pPr>
            <w:r w:rsidRPr="006812AC">
              <w:rPr>
                <w:lang w:val="en-US"/>
              </w:rPr>
              <w:t>€61</w:t>
            </w:r>
          </w:p>
        </w:tc>
      </w:tr>
      <w:tr w:rsidR="006812AC" w:rsidRPr="006812AC" w14:paraId="02382F5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7EC357" w14:textId="77777777" w:rsidR="006812AC" w:rsidRPr="006812AC" w:rsidRDefault="006812AC" w:rsidP="006812AC">
            <w:pPr>
              <w:rPr>
                <w:lang w:val="en-US"/>
              </w:rPr>
            </w:pPr>
            <w:r w:rsidRPr="006812AC">
              <w:rPr>
                <w:lang w:val="en-US"/>
              </w:rPr>
              <w:t>Installation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88879" w14:textId="77777777" w:rsidR="006812AC" w:rsidRPr="006812AC" w:rsidRDefault="006812AC" w:rsidP="006812AC">
            <w:pPr>
              <w:rPr>
                <w:lang w:val="en-US"/>
              </w:rPr>
            </w:pPr>
            <w:r w:rsidRPr="006812AC">
              <w:rPr>
                <w:lang w:val="en-US"/>
              </w:rPr>
              <w:t>Inside the greenhouse</w:t>
            </w:r>
          </w:p>
        </w:tc>
      </w:tr>
    </w:tbl>
    <w:p w14:paraId="407D3550" w14:textId="77777777" w:rsidR="006812AC" w:rsidRPr="006812AC" w:rsidRDefault="006812AC" w:rsidP="00FB4FB9">
      <w:pPr>
        <w:pStyle w:val="Lijstalinea"/>
        <w:numPr>
          <w:ilvl w:val="0"/>
          <w:numId w:val="11"/>
        </w:numPr>
        <w:rPr>
          <w:lang w:val="en-US"/>
        </w:rPr>
      </w:pPr>
      <w:r w:rsidRPr="006812AC">
        <w:rPr>
          <w:lang w:val="en-US"/>
        </w:rPr>
        <w:t>Rationale:</w:t>
      </w:r>
    </w:p>
    <w:p w14:paraId="1E730F95" w14:textId="77777777" w:rsidR="006812AC" w:rsidRPr="006812AC" w:rsidRDefault="006812AC" w:rsidP="00FB4FB9">
      <w:pPr>
        <w:pStyle w:val="Lijstalinea"/>
        <w:numPr>
          <w:ilvl w:val="0"/>
          <w:numId w:val="11"/>
        </w:numPr>
        <w:rPr>
          <w:lang w:val="en-US"/>
        </w:rPr>
      </w:pPr>
      <w:r w:rsidRPr="006812AC">
        <w:rPr>
          <w:lang w:val="en-US"/>
        </w:rPr>
        <w:t>RS485/Modbus interface is more robust than analogue signals (0–3 V voltage output or PTC resistor) over the cable lengths involved in a greenhouse installation.</w:t>
      </w:r>
    </w:p>
    <w:p w14:paraId="3F298AF0" w14:textId="77777777" w:rsidR="006812AC" w:rsidRPr="006812AC" w:rsidRDefault="006812AC" w:rsidP="00FB4FB9">
      <w:pPr>
        <w:pStyle w:val="Lijstalinea"/>
        <w:numPr>
          <w:ilvl w:val="0"/>
          <w:numId w:val="11"/>
        </w:numPr>
        <w:rPr>
          <w:lang w:val="en-US"/>
        </w:rPr>
      </w:pPr>
      <w:r w:rsidRPr="006812AC">
        <w:rPr>
          <w:lang w:val="en-US"/>
        </w:rPr>
        <w:t>Digital interface requires no analogue-to-digital calibration at the controller side.</w:t>
      </w:r>
    </w:p>
    <w:p w14:paraId="37C401CA" w14:textId="77777777" w:rsidR="006812AC" w:rsidRPr="006812AC" w:rsidRDefault="006812AC" w:rsidP="00FB4FB9">
      <w:pPr>
        <w:pStyle w:val="Lijstalinea"/>
        <w:numPr>
          <w:ilvl w:val="0"/>
          <w:numId w:val="11"/>
        </w:numPr>
        <w:rPr>
          <w:lang w:val="en-US"/>
        </w:rPr>
      </w:pPr>
      <w:r w:rsidRPr="006812AC">
        <w:rPr>
          <w:lang w:val="en-US"/>
        </w:rPr>
        <w:t>Priced competitively for the target application.</w:t>
      </w:r>
    </w:p>
    <w:p w14:paraId="1A8304D5" w14:textId="77777777" w:rsidR="006812AC" w:rsidRPr="006812AC" w:rsidRDefault="006812AC" w:rsidP="006812AC">
      <w:pPr>
        <w:rPr>
          <w:b/>
          <w:bCs/>
          <w:lang w:val="en-US"/>
        </w:rPr>
      </w:pPr>
      <w:r w:rsidRPr="006812AC">
        <w:rPr>
          <w:b/>
          <w:bCs/>
          <w:lang w:val="en-US"/>
        </w:rPr>
        <w:t>4.3 Modbus RS485 Bus</w:t>
      </w:r>
    </w:p>
    <w:p w14:paraId="2F5D2AD5" w14:textId="77777777" w:rsidR="006812AC" w:rsidRPr="006812AC" w:rsidRDefault="006812AC" w:rsidP="006812AC">
      <w:pPr>
        <w:rPr>
          <w:lang w:val="en-US"/>
        </w:rPr>
      </w:pPr>
      <w:r w:rsidRPr="006812AC">
        <w:rPr>
          <w:lang w:val="en-US"/>
        </w:rPr>
        <w:t>Both sensors communicate over a single shared Modbus RTU RS485 bus. Each sensor is assigned a unique Modbus device address, allowing the controller to address them independently on the same physical two-wire cable pair.</w:t>
      </w:r>
    </w:p>
    <w:p w14:paraId="244103D9" w14:textId="77777777" w:rsidR="006812AC" w:rsidRPr="006812AC" w:rsidRDefault="006812AC" w:rsidP="006812AC">
      <w:pPr>
        <w:rPr>
          <w:b/>
          <w:bCs/>
          <w:lang w:val="en-US"/>
        </w:rPr>
      </w:pPr>
      <w:r w:rsidRPr="006812AC">
        <w:rPr>
          <w:b/>
          <w:bCs/>
          <w:lang w:val="en-US"/>
        </w:rPr>
        <w:t>4.3.1 Bus Topology</w:t>
      </w:r>
    </w:p>
    <w:p w14:paraId="6D3D66D5"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LOLIN S3 UART ──► MAX485 transceiver ──</w:t>
      </w:r>
      <w:r w:rsidRPr="006812AC">
        <w:rPr>
          <w:rFonts w:ascii="Courier New" w:eastAsia="MS Gothic" w:hAnsi="Courier New" w:cs="Courier New"/>
          <w:sz w:val="16"/>
          <w:szCs w:val="16"/>
          <w:lang w:val="en-US"/>
        </w:rPr>
        <w:t>┬</w:t>
      </w:r>
      <w:r w:rsidRPr="006812AC">
        <w:rPr>
          <w:rFonts w:ascii="Courier New" w:hAnsi="Courier New" w:cs="Courier New"/>
          <w:sz w:val="16"/>
          <w:szCs w:val="16"/>
          <w:lang w:val="en-US"/>
        </w:rPr>
        <w:t>── RS485 cable (A/B + GND shield)</w:t>
      </w:r>
    </w:p>
    <w:p w14:paraId="679EF2C3"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(TTL ↔ RS485)        │</w:t>
      </w:r>
    </w:p>
    <w:p w14:paraId="57D40691"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w:t>
      </w:r>
      <w:r w:rsidRPr="006812AC">
        <w:rPr>
          <w:rFonts w:ascii="Courier New" w:eastAsia="MS Gothic" w:hAnsi="Courier New" w:cs="Courier New"/>
          <w:sz w:val="16"/>
          <w:szCs w:val="16"/>
          <w:lang w:val="en-US"/>
        </w:rPr>
        <w:t>├</w:t>
      </w:r>
      <w:r w:rsidRPr="006812AC">
        <w:rPr>
          <w:rFonts w:ascii="Courier New" w:hAnsi="Courier New" w:cs="Courier New"/>
          <w:sz w:val="16"/>
          <w:szCs w:val="16"/>
          <w:lang w:val="en-US"/>
        </w:rPr>
        <w:t xml:space="preserve">── </w:t>
      </w:r>
      <w:proofErr w:type="spellStart"/>
      <w:r w:rsidRPr="006812AC">
        <w:rPr>
          <w:rFonts w:ascii="Courier New" w:hAnsi="Courier New" w:cs="Courier New"/>
          <w:sz w:val="16"/>
          <w:szCs w:val="16"/>
          <w:lang w:val="en-US"/>
        </w:rPr>
        <w:t>SenseCAP</w:t>
      </w:r>
      <w:proofErr w:type="spellEnd"/>
      <w:r w:rsidRPr="006812AC">
        <w:rPr>
          <w:rFonts w:ascii="Courier New" w:hAnsi="Courier New" w:cs="Courier New"/>
          <w:sz w:val="16"/>
          <w:szCs w:val="16"/>
          <w:lang w:val="en-US"/>
        </w:rPr>
        <w:t xml:space="preserve"> S200  (address 1)  [outside, on mast]</w:t>
      </w:r>
    </w:p>
    <w:p w14:paraId="7C0CDFCF"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 FG6485A T/RH   (address 2)  [inside greenhouse]</w:t>
      </w:r>
    </w:p>
    <w:p w14:paraId="77D8D9E3" w14:textId="77777777" w:rsidR="009B1EC4" w:rsidRDefault="009B1EC4">
      <w:pPr>
        <w:rPr>
          <w:b/>
          <w:bCs/>
          <w:lang w:val="en-US"/>
        </w:rPr>
      </w:pPr>
      <w:r>
        <w:rPr>
          <w:b/>
          <w:bCs/>
          <w:lang w:val="en-US"/>
        </w:rPr>
        <w:br w:type="page"/>
      </w:r>
    </w:p>
    <w:p w14:paraId="14F30110" w14:textId="0BE5541F" w:rsidR="006812AC" w:rsidRPr="006812AC" w:rsidRDefault="006812AC" w:rsidP="006812AC">
      <w:pPr>
        <w:rPr>
          <w:b/>
          <w:bCs/>
          <w:lang w:val="en-US"/>
        </w:rPr>
      </w:pPr>
      <w:r w:rsidRPr="006812AC">
        <w:rPr>
          <w:b/>
          <w:bCs/>
          <w:lang w:val="en-US"/>
        </w:rPr>
        <w:lastRenderedPageBreak/>
        <w:t>4.3.2 RS485 Transceiver</w:t>
      </w:r>
    </w:p>
    <w:p w14:paraId="497C75D7" w14:textId="77777777" w:rsidR="006812AC" w:rsidRPr="006812AC" w:rsidRDefault="006812AC" w:rsidP="006812AC">
      <w:pPr>
        <w:rPr>
          <w:lang w:val="en-US"/>
        </w:rPr>
      </w:pPr>
      <w:r w:rsidRPr="006812AC">
        <w:rPr>
          <w:lang w:val="en-US"/>
        </w:rPr>
        <w:t>An external RS485 transceiver IC (e.g. MAX485, SP3485, or equivalent) converts the ESP32-S3 UART signals (3.3 V TTL) to the differential RS485 bus levels.</w:t>
      </w:r>
    </w:p>
    <w:tbl>
      <w:tblPr>
        <w:tblW w:w="5000" w:type="pct"/>
        <w:tblCellMar>
          <w:top w:w="15" w:type="dxa"/>
          <w:left w:w="15" w:type="dxa"/>
          <w:bottom w:w="15" w:type="dxa"/>
          <w:right w:w="15" w:type="dxa"/>
        </w:tblCellMar>
        <w:tblLook w:val="04A0" w:firstRow="1" w:lastRow="0" w:firstColumn="1" w:lastColumn="0" w:noHBand="0" w:noVBand="1"/>
      </w:tblPr>
      <w:tblGrid>
        <w:gridCol w:w="1207"/>
        <w:gridCol w:w="2308"/>
        <w:gridCol w:w="5829"/>
      </w:tblGrid>
      <w:tr w:rsidR="006812AC" w:rsidRPr="006812AC" w14:paraId="69039AE5"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6C18755" w14:textId="77777777" w:rsidR="006812AC" w:rsidRPr="006812AC" w:rsidRDefault="006812AC" w:rsidP="006812AC">
            <w:pPr>
              <w:rPr>
                <w:b/>
                <w:bCs/>
                <w:lang w:val="en-US"/>
              </w:rPr>
            </w:pPr>
            <w:r w:rsidRPr="006812AC">
              <w:rPr>
                <w:b/>
                <w:bCs/>
                <w:lang w:val="en-US"/>
              </w:rPr>
              <w:t>Signal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97193A3" w14:textId="77777777" w:rsidR="006812AC" w:rsidRPr="006812AC" w:rsidRDefault="006812AC" w:rsidP="006812AC">
            <w:pPr>
              <w:rPr>
                <w:b/>
                <w:bCs/>
                <w:lang w:val="en-US"/>
              </w:rPr>
            </w:pPr>
            <w:r w:rsidRPr="006812AC">
              <w:rPr>
                <w:b/>
                <w:bCs/>
                <w:lang w:val="en-US"/>
              </w:rPr>
              <w:t>Direction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53979D4" w14:textId="77777777" w:rsidR="006812AC" w:rsidRPr="006812AC" w:rsidRDefault="006812AC" w:rsidP="006812AC">
            <w:pPr>
              <w:rPr>
                <w:b/>
                <w:bCs/>
                <w:lang w:val="en-US"/>
              </w:rPr>
            </w:pPr>
            <w:r w:rsidRPr="006812AC">
              <w:rPr>
                <w:b/>
                <w:bCs/>
                <w:lang w:val="en-US"/>
              </w:rPr>
              <w:t>Description</w:t>
            </w:r>
          </w:p>
        </w:tc>
      </w:tr>
      <w:tr w:rsidR="006812AC" w:rsidRPr="006812AC" w14:paraId="2CAC362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5A3E13" w14:textId="77777777" w:rsidR="006812AC" w:rsidRPr="006812AC" w:rsidRDefault="006812AC" w:rsidP="006812AC">
            <w:pPr>
              <w:rPr>
                <w:lang w:val="en-US"/>
              </w:rPr>
            </w:pPr>
            <w:r w:rsidRPr="006812AC">
              <w:rPr>
                <w:lang w:val="en-US"/>
              </w:rPr>
              <w:t>UART 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C348D" w14:textId="77777777" w:rsidR="006812AC" w:rsidRPr="006812AC" w:rsidRDefault="006812AC" w:rsidP="006812AC">
            <w:pPr>
              <w:rPr>
                <w:lang w:val="en-US"/>
              </w:rPr>
            </w:pPr>
            <w:r w:rsidRPr="006812AC">
              <w:rPr>
                <w:lang w:val="en-US"/>
              </w:rPr>
              <w:t>MCU → transceiver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48A9F1" w14:textId="77777777" w:rsidR="006812AC" w:rsidRPr="006812AC" w:rsidRDefault="006812AC" w:rsidP="006812AC">
            <w:pPr>
              <w:rPr>
                <w:lang w:val="en-US"/>
              </w:rPr>
            </w:pPr>
            <w:r w:rsidRPr="006812AC">
              <w:rPr>
                <w:lang w:val="en-US"/>
              </w:rPr>
              <w:t>Serial data to transmit</w:t>
            </w:r>
          </w:p>
        </w:tc>
      </w:tr>
      <w:tr w:rsidR="006812AC" w:rsidRPr="006812AC" w14:paraId="0E2FCB8D"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752F3" w14:textId="77777777" w:rsidR="006812AC" w:rsidRPr="006812AC" w:rsidRDefault="006812AC" w:rsidP="006812AC">
            <w:pPr>
              <w:rPr>
                <w:lang w:val="en-US"/>
              </w:rPr>
            </w:pPr>
            <w:r w:rsidRPr="006812AC">
              <w:rPr>
                <w:lang w:val="en-US"/>
              </w:rPr>
              <w:t>UART RX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261379" w14:textId="77777777" w:rsidR="006812AC" w:rsidRPr="006812AC" w:rsidRDefault="006812AC" w:rsidP="006812AC">
            <w:pPr>
              <w:rPr>
                <w:lang w:val="en-US"/>
              </w:rPr>
            </w:pPr>
            <w:r w:rsidRPr="006812AC">
              <w:rPr>
                <w:lang w:val="en-US"/>
              </w:rPr>
              <w:t>transceiver → MCU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5ED5C" w14:textId="77777777" w:rsidR="006812AC" w:rsidRPr="006812AC" w:rsidRDefault="006812AC" w:rsidP="006812AC">
            <w:pPr>
              <w:rPr>
                <w:lang w:val="en-US"/>
              </w:rPr>
            </w:pPr>
            <w:r w:rsidRPr="006812AC">
              <w:rPr>
                <w:lang w:val="en-US"/>
              </w:rPr>
              <w:t>Received serial data</w:t>
            </w:r>
          </w:p>
        </w:tc>
      </w:tr>
      <w:tr w:rsidR="006812AC" w:rsidRPr="006812AC" w14:paraId="241795AD"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A08DA1" w14:textId="77777777" w:rsidR="006812AC" w:rsidRPr="006812AC" w:rsidRDefault="006812AC" w:rsidP="006812AC">
            <w:pPr>
              <w:rPr>
                <w:lang w:val="en-US"/>
              </w:rPr>
            </w:pPr>
            <w:r w:rsidRPr="006812AC">
              <w:rPr>
                <w:lang w:val="en-US"/>
              </w:rPr>
              <w:t>DE/RE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6362C" w14:textId="77777777" w:rsidR="006812AC" w:rsidRPr="006812AC" w:rsidRDefault="006812AC" w:rsidP="006812AC">
            <w:pPr>
              <w:rPr>
                <w:lang w:val="en-US"/>
              </w:rPr>
            </w:pPr>
            <w:r w:rsidRPr="006812AC">
              <w:rPr>
                <w:lang w:val="en-US"/>
              </w:rPr>
              <w:t>MCU → transceiver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392A46" w14:textId="77777777" w:rsidR="006812AC" w:rsidRPr="006812AC" w:rsidRDefault="006812AC" w:rsidP="006812AC">
            <w:pPr>
              <w:rPr>
                <w:lang w:val="en-US"/>
              </w:rPr>
            </w:pPr>
            <w:r w:rsidRPr="006812AC">
              <w:rPr>
                <w:lang w:val="en-US"/>
              </w:rPr>
              <w:t>Direction control (HIGH = transmit, LOW = receive)</w:t>
            </w:r>
          </w:p>
        </w:tc>
      </w:tr>
    </w:tbl>
    <w:p w14:paraId="37D5C3F2" w14:textId="77777777" w:rsidR="006812AC" w:rsidRPr="006812AC" w:rsidRDefault="006812AC" w:rsidP="006812AC">
      <w:pPr>
        <w:rPr>
          <w:lang w:val="en-US"/>
        </w:rPr>
      </w:pPr>
      <w:r w:rsidRPr="006812AC">
        <w:rPr>
          <w:lang w:val="en-US"/>
        </w:rPr>
        <w:t>The DE and RE pins of the transceiver are tied together and driven by a single GPIO on the ESP32-S3.</w:t>
      </w:r>
    </w:p>
    <w:p w14:paraId="1ECAFA4D" w14:textId="77777777" w:rsidR="006812AC" w:rsidRPr="006812AC" w:rsidRDefault="006812AC" w:rsidP="006812AC">
      <w:pPr>
        <w:rPr>
          <w:b/>
          <w:bCs/>
          <w:lang w:val="en-US"/>
        </w:rPr>
      </w:pPr>
      <w:r w:rsidRPr="006812AC">
        <w:rPr>
          <w:b/>
          <w:bCs/>
          <w:lang w:val="en-US"/>
        </w:rPr>
        <w:t>4.3.3 Bus Parameters</w:t>
      </w:r>
    </w:p>
    <w:tbl>
      <w:tblPr>
        <w:tblW w:w="5000" w:type="pct"/>
        <w:tblCellMar>
          <w:top w:w="15" w:type="dxa"/>
          <w:left w:w="15" w:type="dxa"/>
          <w:bottom w:w="15" w:type="dxa"/>
          <w:right w:w="15" w:type="dxa"/>
        </w:tblCellMar>
        <w:tblLook w:val="04A0" w:firstRow="1" w:lastRow="0" w:firstColumn="1" w:lastColumn="0" w:noHBand="0" w:noVBand="1"/>
      </w:tblPr>
      <w:tblGrid>
        <w:gridCol w:w="2787"/>
        <w:gridCol w:w="6557"/>
      </w:tblGrid>
      <w:tr w:rsidR="006812AC" w:rsidRPr="006812AC" w14:paraId="3A7CFA73"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BF11836"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B3AD152" w14:textId="77777777" w:rsidR="006812AC" w:rsidRPr="006812AC" w:rsidRDefault="006812AC" w:rsidP="006812AC">
            <w:pPr>
              <w:rPr>
                <w:b/>
                <w:bCs/>
                <w:lang w:val="en-US"/>
              </w:rPr>
            </w:pPr>
            <w:r w:rsidRPr="006812AC">
              <w:rPr>
                <w:b/>
                <w:bCs/>
                <w:lang w:val="en-US"/>
              </w:rPr>
              <w:t>Value</w:t>
            </w:r>
          </w:p>
        </w:tc>
      </w:tr>
      <w:tr w:rsidR="006812AC" w:rsidRPr="006812AC" w14:paraId="20129AB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0E870" w14:textId="77777777" w:rsidR="006812AC" w:rsidRPr="006812AC" w:rsidRDefault="006812AC" w:rsidP="006812AC">
            <w:pPr>
              <w:rPr>
                <w:lang w:val="en-US"/>
              </w:rPr>
            </w:pPr>
            <w:r w:rsidRPr="006812AC">
              <w:rPr>
                <w:lang w:val="en-US"/>
              </w:rPr>
              <w:t>Protocol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208A6" w14:textId="77777777" w:rsidR="006812AC" w:rsidRPr="006812AC" w:rsidRDefault="006812AC" w:rsidP="006812AC">
            <w:pPr>
              <w:rPr>
                <w:lang w:val="en-US"/>
              </w:rPr>
            </w:pPr>
            <w:r w:rsidRPr="006812AC">
              <w:rPr>
                <w:lang w:val="en-US"/>
              </w:rPr>
              <w:t>Modbus RTU</w:t>
            </w:r>
          </w:p>
        </w:tc>
      </w:tr>
      <w:tr w:rsidR="006812AC" w:rsidRPr="006812AC" w14:paraId="1F334A40"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6A3EC" w14:textId="77777777" w:rsidR="006812AC" w:rsidRPr="006812AC" w:rsidRDefault="006812AC" w:rsidP="006812AC">
            <w:pPr>
              <w:rPr>
                <w:lang w:val="en-US"/>
              </w:rPr>
            </w:pPr>
            <w:r w:rsidRPr="006812AC">
              <w:rPr>
                <w:lang w:val="en-US"/>
              </w:rPr>
              <w:t>Baud 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8B39C0" w14:textId="77777777" w:rsidR="006812AC" w:rsidRPr="006812AC" w:rsidRDefault="006812AC" w:rsidP="006812AC">
            <w:pPr>
              <w:rPr>
                <w:lang w:val="en-US"/>
              </w:rPr>
            </w:pPr>
            <w:r w:rsidRPr="006812AC">
              <w:rPr>
                <w:lang w:val="en-US"/>
              </w:rPr>
              <w:t>9600 baud (configurable; sensor default)</w:t>
            </w:r>
          </w:p>
        </w:tc>
      </w:tr>
      <w:tr w:rsidR="006812AC" w:rsidRPr="006812AC" w14:paraId="11959E92"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B44861" w14:textId="77777777" w:rsidR="006812AC" w:rsidRPr="006812AC" w:rsidRDefault="006812AC" w:rsidP="006812AC">
            <w:pPr>
              <w:rPr>
                <w:lang w:val="en-US"/>
              </w:rPr>
            </w:pPr>
            <w:r w:rsidRPr="006812AC">
              <w:rPr>
                <w:lang w:val="en-US"/>
              </w:rPr>
              <w:t>Data format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495D85" w14:textId="77777777" w:rsidR="006812AC" w:rsidRPr="006812AC" w:rsidRDefault="006812AC" w:rsidP="006812AC">
            <w:pPr>
              <w:rPr>
                <w:lang w:val="en-US"/>
              </w:rPr>
            </w:pPr>
            <w:r w:rsidRPr="006812AC">
              <w:rPr>
                <w:lang w:val="en-US"/>
              </w:rPr>
              <w:t>8N1 (8 data bits, no parity, 1 stop bit)</w:t>
            </w:r>
          </w:p>
        </w:tc>
      </w:tr>
      <w:tr w:rsidR="006812AC" w:rsidRPr="006812AC" w14:paraId="59D465AD"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1060E" w14:textId="77777777" w:rsidR="006812AC" w:rsidRPr="006812AC" w:rsidRDefault="006812AC" w:rsidP="006812AC">
            <w:pPr>
              <w:rPr>
                <w:lang w:val="en-US"/>
              </w:rPr>
            </w:pPr>
            <w:r w:rsidRPr="006812AC">
              <w:rPr>
                <w:lang w:val="en-US"/>
              </w:rPr>
              <w:t>Cable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8217B6" w14:textId="77777777" w:rsidR="006812AC" w:rsidRPr="006812AC" w:rsidRDefault="006812AC" w:rsidP="006812AC">
            <w:pPr>
              <w:rPr>
                <w:lang w:val="en-US"/>
              </w:rPr>
            </w:pPr>
            <w:r w:rsidRPr="006812AC">
              <w:rPr>
                <w:lang w:val="en-US"/>
              </w:rPr>
              <w:t>Twisted pair with shield (e.g. Belden 3105A or equivalent)</w:t>
            </w:r>
          </w:p>
        </w:tc>
      </w:tr>
      <w:tr w:rsidR="006812AC" w:rsidRPr="006812AC" w14:paraId="42A910CD"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4D7F68" w14:textId="77777777" w:rsidR="006812AC" w:rsidRPr="006812AC" w:rsidRDefault="006812AC" w:rsidP="006812AC">
            <w:pPr>
              <w:rPr>
                <w:lang w:val="en-US"/>
              </w:rPr>
            </w:pPr>
            <w:r w:rsidRPr="006812AC">
              <w:rPr>
                <w:lang w:val="en-US"/>
              </w:rPr>
              <w:t>Maximum cable length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1D7F49" w14:textId="77777777" w:rsidR="006812AC" w:rsidRPr="006812AC" w:rsidRDefault="006812AC" w:rsidP="006812AC">
            <w:pPr>
              <w:rPr>
                <w:lang w:val="en-US"/>
              </w:rPr>
            </w:pPr>
            <w:r w:rsidRPr="006812AC">
              <w:rPr>
                <w:lang w:val="en-US"/>
              </w:rPr>
              <w:t>1200 m (RS485 specification)</w:t>
            </w:r>
          </w:p>
        </w:tc>
      </w:tr>
      <w:tr w:rsidR="006812AC" w:rsidRPr="006812AC" w14:paraId="27BDEE7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F656EC" w14:textId="77777777" w:rsidR="006812AC" w:rsidRPr="006812AC" w:rsidRDefault="006812AC" w:rsidP="006812AC">
            <w:pPr>
              <w:rPr>
                <w:lang w:val="en-US"/>
              </w:rPr>
            </w:pPr>
            <w:r w:rsidRPr="006812AC">
              <w:rPr>
                <w:lang w:val="en-US"/>
              </w:rPr>
              <w:t>Termination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717C65" w14:textId="77777777" w:rsidR="006812AC" w:rsidRPr="006812AC" w:rsidRDefault="006812AC" w:rsidP="006812AC">
            <w:pPr>
              <w:rPr>
                <w:lang w:val="en-US"/>
              </w:rPr>
            </w:pPr>
            <w:r w:rsidRPr="006812AC">
              <w:rPr>
                <w:lang w:val="en-US"/>
              </w:rPr>
              <w:t>120 Ω termination resistor at the far end of the bus</w:t>
            </w:r>
          </w:p>
        </w:tc>
      </w:tr>
      <w:tr w:rsidR="006812AC" w:rsidRPr="006812AC" w14:paraId="7FE89FB1"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71C816" w14:textId="77777777" w:rsidR="006812AC" w:rsidRPr="006812AC" w:rsidRDefault="006812AC" w:rsidP="006812AC">
            <w:pPr>
              <w:rPr>
                <w:lang w:val="en-US"/>
              </w:rPr>
            </w:pPr>
            <w:r w:rsidRPr="006812AC">
              <w:rPr>
                <w:lang w:val="en-US"/>
              </w:rPr>
              <w:t>Number of devices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5B5B4" w14:textId="77777777" w:rsidR="006812AC" w:rsidRPr="006812AC" w:rsidRDefault="006812AC" w:rsidP="006812AC">
            <w:pPr>
              <w:rPr>
                <w:lang w:val="en-US"/>
              </w:rPr>
            </w:pPr>
            <w:r w:rsidRPr="006812AC">
              <w:rPr>
                <w:lang w:val="en-US"/>
              </w:rPr>
              <w:t>2 (</w:t>
            </w:r>
            <w:proofErr w:type="spellStart"/>
            <w:r w:rsidRPr="006812AC">
              <w:rPr>
                <w:lang w:val="en-US"/>
              </w:rPr>
              <w:t>SenseCAP</w:t>
            </w:r>
            <w:proofErr w:type="spellEnd"/>
            <w:r w:rsidRPr="006812AC">
              <w:rPr>
                <w:lang w:val="en-US"/>
              </w:rPr>
              <w:t xml:space="preserve"> S200 + FG6485A)</w:t>
            </w:r>
          </w:p>
        </w:tc>
      </w:tr>
    </w:tbl>
    <w:p w14:paraId="1A433952" w14:textId="77777777" w:rsidR="006812AC" w:rsidRPr="006812AC" w:rsidRDefault="006812AC" w:rsidP="006812AC">
      <w:pPr>
        <w:rPr>
          <w:lang w:val="en-US"/>
        </w:rPr>
      </w:pPr>
      <w:r w:rsidRPr="006812AC">
        <w:rPr>
          <w:lang w:val="en-US"/>
        </w:rPr>
        <w:pict w14:anchorId="41F6C914">
          <v:rect id="_x0000_i1572" style="width:0;height:1.5pt" o:hralign="center" o:hrstd="t" o:hr="t" fillcolor="#a0a0a0" stroked="f"/>
        </w:pict>
      </w:r>
    </w:p>
    <w:p w14:paraId="0DA0AE6D" w14:textId="77777777" w:rsidR="009B1EC4" w:rsidRDefault="009B1EC4" w:rsidP="006812AC">
      <w:pPr>
        <w:rPr>
          <w:b/>
          <w:bCs/>
          <w:lang w:val="en-US"/>
        </w:rPr>
      </w:pPr>
    </w:p>
    <w:p w14:paraId="1FFAC78C" w14:textId="552BD53F" w:rsidR="006812AC" w:rsidRPr="006812AC" w:rsidRDefault="006812AC" w:rsidP="006812AC">
      <w:pPr>
        <w:rPr>
          <w:b/>
          <w:bCs/>
          <w:lang w:val="en-US"/>
        </w:rPr>
      </w:pPr>
      <w:r w:rsidRPr="006812AC">
        <w:rPr>
          <w:b/>
          <w:bCs/>
          <w:lang w:val="en-US"/>
        </w:rPr>
        <w:lastRenderedPageBreak/>
        <w:t>4.4 User Interface</w:t>
      </w:r>
    </w:p>
    <w:p w14:paraId="72C607A5" w14:textId="77777777" w:rsidR="006812AC" w:rsidRPr="006812AC" w:rsidRDefault="006812AC" w:rsidP="006812AC">
      <w:pPr>
        <w:rPr>
          <w:b/>
          <w:bCs/>
          <w:lang w:val="en-US"/>
        </w:rPr>
      </w:pPr>
      <w:r w:rsidRPr="006812AC">
        <w:rPr>
          <w:b/>
          <w:bCs/>
          <w:lang w:val="en-US"/>
        </w:rPr>
        <w:t>4.4.1 Keypad — 4×4 Membrane Matrix Keypad</w:t>
      </w:r>
    </w:p>
    <w:tbl>
      <w:tblPr>
        <w:tblW w:w="5000" w:type="pct"/>
        <w:tblCellMar>
          <w:top w:w="15" w:type="dxa"/>
          <w:left w:w="15" w:type="dxa"/>
          <w:bottom w:w="15" w:type="dxa"/>
          <w:right w:w="15" w:type="dxa"/>
        </w:tblCellMar>
        <w:tblLook w:val="04A0" w:firstRow="1" w:lastRow="0" w:firstColumn="1" w:lastColumn="0" w:noHBand="0" w:noVBand="1"/>
      </w:tblPr>
      <w:tblGrid>
        <w:gridCol w:w="2821"/>
        <w:gridCol w:w="6523"/>
      </w:tblGrid>
      <w:tr w:rsidR="006812AC" w:rsidRPr="006812AC" w14:paraId="3EAB00E1"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2203137"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80CD097" w14:textId="77777777" w:rsidR="006812AC" w:rsidRPr="006812AC" w:rsidRDefault="006812AC" w:rsidP="006812AC">
            <w:pPr>
              <w:rPr>
                <w:b/>
                <w:bCs/>
                <w:lang w:val="en-US"/>
              </w:rPr>
            </w:pPr>
            <w:r w:rsidRPr="006812AC">
              <w:rPr>
                <w:b/>
                <w:bCs/>
                <w:lang w:val="en-US"/>
              </w:rPr>
              <w:t>Value</w:t>
            </w:r>
          </w:p>
        </w:tc>
      </w:tr>
      <w:tr w:rsidR="006812AC" w:rsidRPr="006812AC" w14:paraId="2888768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4D9147" w14:textId="77777777" w:rsidR="006812AC" w:rsidRPr="006812AC" w:rsidRDefault="006812AC" w:rsidP="006812AC">
            <w:pPr>
              <w:rPr>
                <w:lang w:val="en-US"/>
              </w:rPr>
            </w:pPr>
            <w:r w:rsidRPr="006812AC">
              <w:rPr>
                <w:lang w:val="en-US"/>
              </w:rPr>
              <w:t>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CB2CF4" w14:textId="77777777" w:rsidR="006812AC" w:rsidRPr="006812AC" w:rsidRDefault="006812AC" w:rsidP="006812AC">
            <w:pPr>
              <w:rPr>
                <w:lang w:val="en-US"/>
              </w:rPr>
            </w:pPr>
            <w:r w:rsidRPr="006812AC">
              <w:rPr>
                <w:lang w:val="en-US"/>
              </w:rPr>
              <w:t>4×4 membrane matrix keypad</w:t>
            </w:r>
          </w:p>
        </w:tc>
      </w:tr>
      <w:tr w:rsidR="006812AC" w:rsidRPr="006812AC" w14:paraId="2E135F6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3772AF" w14:textId="77777777" w:rsidR="006812AC" w:rsidRPr="006812AC" w:rsidRDefault="006812AC" w:rsidP="006812AC">
            <w:pPr>
              <w:rPr>
                <w:lang w:val="en-US"/>
              </w:rPr>
            </w:pPr>
            <w:r w:rsidRPr="006812AC">
              <w:rPr>
                <w:lang w:val="en-US"/>
              </w:rPr>
              <w:t>Number of keys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37570C" w14:textId="77777777" w:rsidR="006812AC" w:rsidRPr="006812AC" w:rsidRDefault="006812AC" w:rsidP="006812AC">
            <w:pPr>
              <w:rPr>
                <w:lang w:val="en-US"/>
              </w:rPr>
            </w:pPr>
            <w:r w:rsidRPr="006812AC">
              <w:rPr>
                <w:lang w:val="en-US"/>
              </w:rPr>
              <w:t>16</w:t>
            </w:r>
          </w:p>
        </w:tc>
      </w:tr>
      <w:tr w:rsidR="006812AC" w:rsidRPr="006812AC" w14:paraId="19A89B50"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3F7F15" w14:textId="77777777" w:rsidR="006812AC" w:rsidRPr="006812AC" w:rsidRDefault="006812AC" w:rsidP="006812AC">
            <w:pPr>
              <w:rPr>
                <w:lang w:val="en-US"/>
              </w:rPr>
            </w:pPr>
            <w:r w:rsidRPr="006812AC">
              <w:rPr>
                <w:lang w:val="en-US"/>
              </w:rPr>
              <w:t>Connector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FB16DA" w14:textId="77777777" w:rsidR="006812AC" w:rsidRPr="006812AC" w:rsidRDefault="006812AC" w:rsidP="006812AC">
            <w:pPr>
              <w:rPr>
                <w:lang w:val="en-US"/>
              </w:rPr>
            </w:pPr>
            <w:r w:rsidRPr="006812AC">
              <w:rPr>
                <w:lang w:val="en-US"/>
              </w:rPr>
              <w:t>8-wire flat cable (4 row lines + 4 column lines)</w:t>
            </w:r>
          </w:p>
        </w:tc>
      </w:tr>
      <w:tr w:rsidR="006812AC" w:rsidRPr="006812AC" w14:paraId="041DBE8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5B181D" w14:textId="77777777" w:rsidR="006812AC" w:rsidRPr="006812AC" w:rsidRDefault="006812AC" w:rsidP="006812AC">
            <w:pPr>
              <w:rPr>
                <w:lang w:val="en-US"/>
              </w:rPr>
            </w:pPr>
            <w:r w:rsidRPr="006812AC">
              <w:rPr>
                <w:lang w:val="en-US"/>
              </w:rPr>
              <w:t>Interface to MCU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B8F862" w14:textId="77777777" w:rsidR="006812AC" w:rsidRPr="006812AC" w:rsidRDefault="006812AC" w:rsidP="006812AC">
            <w:pPr>
              <w:rPr>
                <w:lang w:val="en-US"/>
              </w:rPr>
            </w:pPr>
            <w:r w:rsidRPr="006812AC">
              <w:rPr>
                <w:lang w:val="en-US"/>
              </w:rPr>
              <w:t>8 GPIO pins (direct matrix scan)</w:t>
            </w:r>
          </w:p>
        </w:tc>
      </w:tr>
      <w:tr w:rsidR="006812AC" w:rsidRPr="006812AC" w14:paraId="6CAE397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28B8C" w14:textId="77777777" w:rsidR="006812AC" w:rsidRPr="006812AC" w:rsidRDefault="006812AC" w:rsidP="006812AC">
            <w:pPr>
              <w:rPr>
                <w:lang w:val="en-US"/>
              </w:rPr>
            </w:pPr>
            <w:r w:rsidRPr="006812AC">
              <w:rPr>
                <w:lang w:val="en-US"/>
              </w:rPr>
              <w:t>Approximate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50392D" w14:textId="77777777" w:rsidR="006812AC" w:rsidRPr="006812AC" w:rsidRDefault="006812AC" w:rsidP="006812AC">
            <w:pPr>
              <w:rPr>
                <w:lang w:val="en-US"/>
              </w:rPr>
            </w:pPr>
            <w:r w:rsidRPr="006812AC">
              <w:rPr>
                <w:lang w:val="en-US"/>
              </w:rPr>
              <w:t>€2</w:t>
            </w:r>
          </w:p>
        </w:tc>
      </w:tr>
    </w:tbl>
    <w:p w14:paraId="72DFFE1F" w14:textId="77777777" w:rsidR="006812AC" w:rsidRPr="006812AC" w:rsidRDefault="006812AC" w:rsidP="006812AC">
      <w:pPr>
        <w:rPr>
          <w:lang w:val="en-US"/>
        </w:rPr>
      </w:pPr>
      <w:r w:rsidRPr="006812AC">
        <w:rPr>
          <w:b/>
          <w:bCs/>
          <w:lang w:val="en-US"/>
        </w:rPr>
        <w:t>Operating principle:</w:t>
      </w:r>
      <w:r w:rsidRPr="006812AC">
        <w:rPr>
          <w:lang w:val="en-US"/>
        </w:rPr>
        <w:t xml:space="preserve"> The ESP32-S3 firmware drives the four row lines sequentially (one active at a time) and reads the four column lines to detect which key, if any, is pressed. This multiplexing technique requires no additional hardware. Internal pull-up resistors on the column GPIO pins prevent floating inputs.</w:t>
      </w:r>
    </w:p>
    <w:p w14:paraId="6B7097F9" w14:textId="77777777" w:rsidR="009B1EC4" w:rsidRDefault="009B1EC4">
      <w:pPr>
        <w:rPr>
          <w:b/>
          <w:bCs/>
          <w:lang w:val="en-US"/>
        </w:rPr>
      </w:pPr>
      <w:r>
        <w:rPr>
          <w:b/>
          <w:bCs/>
          <w:lang w:val="en-US"/>
        </w:rPr>
        <w:br w:type="page"/>
      </w:r>
    </w:p>
    <w:p w14:paraId="1624CE65" w14:textId="68504B96" w:rsidR="006812AC" w:rsidRPr="006812AC" w:rsidRDefault="006812AC" w:rsidP="006812AC">
      <w:pPr>
        <w:rPr>
          <w:b/>
          <w:bCs/>
          <w:lang w:val="en-US"/>
        </w:rPr>
      </w:pPr>
      <w:r w:rsidRPr="006812AC">
        <w:rPr>
          <w:b/>
          <w:bCs/>
          <w:lang w:val="en-US"/>
        </w:rPr>
        <w:lastRenderedPageBreak/>
        <w:t xml:space="preserve">4.4.2 LCD Display — </w:t>
      </w:r>
      <w:proofErr w:type="spellStart"/>
      <w:r w:rsidRPr="006812AC">
        <w:rPr>
          <w:b/>
          <w:bCs/>
          <w:lang w:val="en-US"/>
        </w:rPr>
        <w:t>Waveshare</w:t>
      </w:r>
      <w:proofErr w:type="spellEnd"/>
      <w:r w:rsidRPr="006812AC">
        <w:rPr>
          <w:b/>
          <w:bCs/>
          <w:lang w:val="en-US"/>
        </w:rPr>
        <w:t xml:space="preserve"> LCD1602 I2C Module</w:t>
      </w:r>
    </w:p>
    <w:tbl>
      <w:tblPr>
        <w:tblW w:w="5000" w:type="pct"/>
        <w:tblCellMar>
          <w:top w:w="15" w:type="dxa"/>
          <w:left w:w="15" w:type="dxa"/>
          <w:bottom w:w="15" w:type="dxa"/>
          <w:right w:w="15" w:type="dxa"/>
        </w:tblCellMar>
        <w:tblLook w:val="04A0" w:firstRow="1" w:lastRow="0" w:firstColumn="1" w:lastColumn="0" w:noHBand="0" w:noVBand="1"/>
      </w:tblPr>
      <w:tblGrid>
        <w:gridCol w:w="2530"/>
        <w:gridCol w:w="6814"/>
      </w:tblGrid>
      <w:tr w:rsidR="006812AC" w:rsidRPr="006812AC" w14:paraId="328CA825"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D0EB828"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8BBAA9A" w14:textId="77777777" w:rsidR="006812AC" w:rsidRPr="006812AC" w:rsidRDefault="006812AC" w:rsidP="006812AC">
            <w:pPr>
              <w:rPr>
                <w:b/>
                <w:bCs/>
                <w:lang w:val="en-US"/>
              </w:rPr>
            </w:pPr>
            <w:r w:rsidRPr="006812AC">
              <w:rPr>
                <w:b/>
                <w:bCs/>
                <w:lang w:val="en-US"/>
              </w:rPr>
              <w:t>Value</w:t>
            </w:r>
          </w:p>
        </w:tc>
      </w:tr>
      <w:tr w:rsidR="006812AC" w:rsidRPr="006812AC" w14:paraId="3A84BDD8"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B50E2" w14:textId="77777777" w:rsidR="006812AC" w:rsidRPr="006812AC" w:rsidRDefault="006812AC" w:rsidP="006812AC">
            <w:pPr>
              <w:rPr>
                <w:lang w:val="en-US"/>
              </w:rPr>
            </w:pPr>
            <w:r w:rsidRPr="006812AC">
              <w:rPr>
                <w:lang w:val="en-US"/>
              </w:rPr>
              <w:t>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FAC5D9" w14:textId="77777777" w:rsidR="006812AC" w:rsidRPr="006812AC" w:rsidRDefault="006812AC" w:rsidP="006812AC">
            <w:pPr>
              <w:rPr>
                <w:lang w:val="en-US"/>
              </w:rPr>
            </w:pPr>
            <w:proofErr w:type="spellStart"/>
            <w:r w:rsidRPr="006812AC">
              <w:rPr>
                <w:lang w:val="en-US"/>
              </w:rPr>
              <w:t>Waveshare</w:t>
            </w:r>
            <w:proofErr w:type="spellEnd"/>
            <w:r w:rsidRPr="006812AC">
              <w:rPr>
                <w:lang w:val="en-US"/>
              </w:rPr>
              <w:t xml:space="preserve"> LCD1602 I2C Module</w:t>
            </w:r>
          </w:p>
        </w:tc>
      </w:tr>
      <w:tr w:rsidR="006812AC" w:rsidRPr="006812AC" w14:paraId="5F8BF31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73E129" w14:textId="77777777" w:rsidR="006812AC" w:rsidRPr="006812AC" w:rsidRDefault="006812AC" w:rsidP="006812AC">
            <w:pPr>
              <w:rPr>
                <w:lang w:val="en-US"/>
              </w:rPr>
            </w:pPr>
            <w:r w:rsidRPr="006812AC">
              <w:rPr>
                <w:lang w:val="en-US"/>
              </w:rPr>
              <w:t>Display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91A5A2" w14:textId="77777777" w:rsidR="006812AC" w:rsidRPr="006812AC" w:rsidRDefault="006812AC" w:rsidP="006812AC">
            <w:pPr>
              <w:rPr>
                <w:lang w:val="en-US"/>
              </w:rPr>
            </w:pPr>
            <w:r w:rsidRPr="006812AC">
              <w:rPr>
                <w:lang w:val="en-US"/>
              </w:rPr>
              <w:t>16 characters × 2 lines, character LCD</w:t>
            </w:r>
          </w:p>
        </w:tc>
      </w:tr>
      <w:tr w:rsidR="006812AC" w:rsidRPr="006812AC" w14:paraId="40FF095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FAB9BE" w14:textId="77777777" w:rsidR="006812AC" w:rsidRPr="006812AC" w:rsidRDefault="006812AC" w:rsidP="006812AC">
            <w:pPr>
              <w:rPr>
                <w:lang w:val="en-US"/>
              </w:rPr>
            </w:pPr>
            <w:r w:rsidRPr="006812AC">
              <w:rPr>
                <w:lang w:val="en-US"/>
              </w:rPr>
              <w:t>Backlight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B45A75" w14:textId="77777777" w:rsidR="006812AC" w:rsidRPr="006812AC" w:rsidRDefault="006812AC" w:rsidP="006812AC">
            <w:pPr>
              <w:rPr>
                <w:lang w:val="en-US"/>
              </w:rPr>
            </w:pPr>
            <w:r w:rsidRPr="006812AC">
              <w:rPr>
                <w:lang w:val="en-US"/>
              </w:rPr>
              <w:t>LED backlight (controllable)</w:t>
            </w:r>
          </w:p>
        </w:tc>
      </w:tr>
      <w:tr w:rsidR="006812AC" w:rsidRPr="006812AC" w14:paraId="62C3538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15B8A8" w14:textId="77777777" w:rsidR="006812AC" w:rsidRPr="006812AC" w:rsidRDefault="006812AC" w:rsidP="006812AC">
            <w:pPr>
              <w:rPr>
                <w:lang w:val="en-US"/>
              </w:rPr>
            </w:pPr>
            <w:r w:rsidRPr="006812AC">
              <w:rPr>
                <w:lang w:val="en-US"/>
              </w:rPr>
              <w:t>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59B00A" w14:textId="77777777" w:rsidR="006812AC" w:rsidRPr="006812AC" w:rsidRDefault="006812AC" w:rsidP="006812AC">
            <w:pPr>
              <w:rPr>
                <w:lang w:val="en-US"/>
              </w:rPr>
            </w:pPr>
            <w:r w:rsidRPr="006812AC">
              <w:rPr>
                <w:lang w:val="en-US"/>
              </w:rPr>
              <w:t>I2C (PCF8574 I/O expander on the module)</w:t>
            </w:r>
          </w:p>
        </w:tc>
      </w:tr>
      <w:tr w:rsidR="006812AC" w:rsidRPr="006812AC" w14:paraId="4A112E3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67A74C" w14:textId="77777777" w:rsidR="006812AC" w:rsidRPr="006812AC" w:rsidRDefault="006812AC" w:rsidP="006812AC">
            <w:pPr>
              <w:rPr>
                <w:lang w:val="en-US"/>
              </w:rPr>
            </w:pPr>
            <w:r w:rsidRPr="006812AC">
              <w:rPr>
                <w:lang w:val="en-US"/>
              </w:rPr>
              <w:t>I2C address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9FF39" w14:textId="77777777" w:rsidR="006812AC" w:rsidRPr="006812AC" w:rsidRDefault="006812AC" w:rsidP="006812AC">
            <w:pPr>
              <w:rPr>
                <w:lang w:val="en-US"/>
              </w:rPr>
            </w:pPr>
            <w:r w:rsidRPr="006812AC">
              <w:rPr>
                <w:lang w:val="en-US"/>
              </w:rPr>
              <w:t>0x27 (default; A0–A2 solder jumpers configurable)</w:t>
            </w:r>
          </w:p>
        </w:tc>
      </w:tr>
      <w:tr w:rsidR="006812AC" w:rsidRPr="006812AC" w14:paraId="72E3D3D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2694E1" w14:textId="77777777" w:rsidR="006812AC" w:rsidRPr="006812AC" w:rsidRDefault="006812AC" w:rsidP="006812AC">
            <w:pPr>
              <w:rPr>
                <w:lang w:val="en-US"/>
              </w:rPr>
            </w:pPr>
            <w:r w:rsidRPr="006812AC">
              <w:rPr>
                <w:lang w:val="en-US"/>
              </w:rPr>
              <w:t>Supply voltage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2A2540" w14:textId="77777777" w:rsidR="006812AC" w:rsidRPr="006812AC" w:rsidRDefault="006812AC" w:rsidP="006812AC">
            <w:pPr>
              <w:rPr>
                <w:lang w:val="en-US"/>
              </w:rPr>
            </w:pPr>
            <w:r w:rsidRPr="006812AC">
              <w:rPr>
                <w:lang w:val="en-US"/>
              </w:rPr>
              <w:t>5 V (backlight) / 3.3–5 V (logic)</w:t>
            </w:r>
          </w:p>
        </w:tc>
      </w:tr>
      <w:tr w:rsidR="006812AC" w:rsidRPr="006812AC" w14:paraId="1794178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3369A" w14:textId="77777777" w:rsidR="006812AC" w:rsidRPr="006812AC" w:rsidRDefault="006812AC" w:rsidP="006812AC">
            <w:pPr>
              <w:rPr>
                <w:lang w:val="en-US"/>
              </w:rPr>
            </w:pPr>
            <w:r w:rsidRPr="006812AC">
              <w:rPr>
                <w:lang w:val="en-US"/>
              </w:rPr>
              <w:t>Interface to MCU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9274B6" w14:textId="77777777" w:rsidR="006812AC" w:rsidRPr="006812AC" w:rsidRDefault="006812AC" w:rsidP="006812AC">
            <w:pPr>
              <w:rPr>
                <w:lang w:val="en-US"/>
              </w:rPr>
            </w:pPr>
            <w:r w:rsidRPr="006812AC">
              <w:rPr>
                <w:lang w:val="en-US"/>
              </w:rPr>
              <w:t>2 GPIO pins (SDA + SCL) shared with RTC</w:t>
            </w:r>
          </w:p>
        </w:tc>
      </w:tr>
    </w:tbl>
    <w:p w14:paraId="27574C5E" w14:textId="77777777" w:rsidR="006812AC" w:rsidRPr="006812AC" w:rsidRDefault="006812AC" w:rsidP="006812AC">
      <w:pPr>
        <w:rPr>
          <w:lang w:val="en-US"/>
        </w:rPr>
      </w:pPr>
      <w:r w:rsidRPr="006812AC">
        <w:rPr>
          <w:lang w:val="en-US"/>
        </w:rPr>
        <w:t>The LCD module integrates a PCF8574 I/O expander that converts I2C commands to the 4-bit parallel interface of the HD44780-compatible LCD controller. This reduces the wiring from the original 6–10 GPIO pins to just 2 (shared I2C bus).</w:t>
      </w:r>
    </w:p>
    <w:p w14:paraId="5B198013" w14:textId="77777777" w:rsidR="006812AC" w:rsidRPr="006812AC" w:rsidRDefault="006812AC" w:rsidP="006812AC">
      <w:pPr>
        <w:rPr>
          <w:lang w:val="en-US"/>
        </w:rPr>
      </w:pPr>
      <w:r w:rsidRPr="006812AC">
        <w:rPr>
          <w:b/>
          <w:bCs/>
          <w:lang w:val="en-US"/>
        </w:rPr>
        <w:t>Mounting:</w:t>
      </w:r>
      <w:r w:rsidRPr="006812AC">
        <w:rPr>
          <w:lang w:val="en-US"/>
        </w:rPr>
        <w:t xml:space="preserve"> The LCD module is installed </w:t>
      </w:r>
      <w:r w:rsidRPr="006812AC">
        <w:rPr>
          <w:b/>
          <w:bCs/>
          <w:lang w:val="en-US"/>
        </w:rPr>
        <w:t>inside the enclosure</w:t>
      </w:r>
      <w:r w:rsidRPr="006812AC">
        <w:rPr>
          <w:lang w:val="en-US"/>
        </w:rPr>
        <w:t>, elevated above the main PCB on four supporting standoff screws. This keeps the display level, at a consistent height, and at a comfortable viewing angle through the transparent enclosure cover. No cutout in the cover is required for the display.</w:t>
      </w:r>
    </w:p>
    <w:p w14:paraId="1E447AE8" w14:textId="77777777" w:rsidR="006812AC" w:rsidRPr="006812AC" w:rsidRDefault="006812AC" w:rsidP="006812AC">
      <w:pPr>
        <w:rPr>
          <w:b/>
          <w:bCs/>
          <w:lang w:val="en-US"/>
        </w:rPr>
      </w:pPr>
      <w:r w:rsidRPr="006812AC">
        <w:rPr>
          <w:b/>
          <w:bCs/>
          <w:lang w:val="en-US"/>
        </w:rPr>
        <w:t>4.5 Motor Controller Interface</w:t>
      </w:r>
    </w:p>
    <w:p w14:paraId="442BCF74" w14:textId="77777777" w:rsidR="006812AC" w:rsidRPr="006812AC" w:rsidRDefault="006812AC" w:rsidP="006812AC">
      <w:pPr>
        <w:rPr>
          <w:lang w:val="en-US"/>
        </w:rPr>
      </w:pPr>
      <w:r w:rsidRPr="006812AC">
        <w:rPr>
          <w:lang w:val="en-US"/>
        </w:rPr>
        <w:t xml:space="preserve">The controller interfaces to the </w:t>
      </w:r>
      <w:proofErr w:type="spellStart"/>
      <w:r w:rsidRPr="006812AC">
        <w:rPr>
          <w:lang w:val="en-US"/>
        </w:rPr>
        <w:t>Hotraco</w:t>
      </w:r>
      <w:proofErr w:type="spellEnd"/>
      <w:r w:rsidRPr="006812AC">
        <w:rPr>
          <w:lang w:val="en-US"/>
        </w:rPr>
        <w:t xml:space="preserve"> RRK-3 via six relay outputs (OPEN and CLOSE for each of M1, M2, M3) and one optically isolated digital input for feedback from the RRK-3.</w:t>
      </w:r>
    </w:p>
    <w:p w14:paraId="1876A0D6" w14:textId="77777777" w:rsidR="009B1EC4" w:rsidRDefault="009B1EC4">
      <w:pPr>
        <w:rPr>
          <w:b/>
          <w:bCs/>
          <w:lang w:val="en-US"/>
        </w:rPr>
      </w:pPr>
      <w:r>
        <w:rPr>
          <w:b/>
          <w:bCs/>
          <w:lang w:val="en-US"/>
        </w:rPr>
        <w:br w:type="page"/>
      </w:r>
    </w:p>
    <w:p w14:paraId="5FC25F51" w14:textId="59832D88" w:rsidR="006812AC" w:rsidRPr="006812AC" w:rsidRDefault="006812AC" w:rsidP="006812AC">
      <w:pPr>
        <w:rPr>
          <w:b/>
          <w:bCs/>
          <w:lang w:val="en-US"/>
        </w:rPr>
      </w:pPr>
      <w:r w:rsidRPr="006812AC">
        <w:rPr>
          <w:b/>
          <w:bCs/>
          <w:lang w:val="en-US"/>
        </w:rPr>
        <w:lastRenderedPageBreak/>
        <w:t>4.5.1 Relay Outputs (Motor Commands)</w:t>
      </w:r>
    </w:p>
    <w:tbl>
      <w:tblPr>
        <w:tblW w:w="5000" w:type="pct"/>
        <w:tblCellMar>
          <w:top w:w="15" w:type="dxa"/>
          <w:left w:w="15" w:type="dxa"/>
          <w:bottom w:w="15" w:type="dxa"/>
          <w:right w:w="15" w:type="dxa"/>
        </w:tblCellMar>
        <w:tblLook w:val="04A0" w:firstRow="1" w:lastRow="0" w:firstColumn="1" w:lastColumn="0" w:noHBand="0" w:noVBand="1"/>
      </w:tblPr>
      <w:tblGrid>
        <w:gridCol w:w="2721"/>
        <w:gridCol w:w="6623"/>
      </w:tblGrid>
      <w:tr w:rsidR="006812AC" w:rsidRPr="006812AC" w14:paraId="27410420"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ECF9FE3"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E358BCD" w14:textId="77777777" w:rsidR="006812AC" w:rsidRPr="006812AC" w:rsidRDefault="006812AC" w:rsidP="006812AC">
            <w:pPr>
              <w:rPr>
                <w:b/>
                <w:bCs/>
                <w:lang w:val="en-US"/>
              </w:rPr>
            </w:pPr>
            <w:r w:rsidRPr="006812AC">
              <w:rPr>
                <w:b/>
                <w:bCs/>
                <w:lang w:val="en-US"/>
              </w:rPr>
              <w:t>Value</w:t>
            </w:r>
          </w:p>
        </w:tc>
      </w:tr>
      <w:tr w:rsidR="006812AC" w:rsidRPr="006812AC" w14:paraId="3071EE7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481280" w14:textId="77777777" w:rsidR="006812AC" w:rsidRPr="006812AC" w:rsidRDefault="006812AC" w:rsidP="006812AC">
            <w:pPr>
              <w:rPr>
                <w:lang w:val="en-US"/>
              </w:rPr>
            </w:pPr>
            <w:r w:rsidRPr="006812AC">
              <w:rPr>
                <w:lang w:val="en-US"/>
              </w:rPr>
              <w:t>Number of relay channels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FA67EE" w14:textId="77777777" w:rsidR="006812AC" w:rsidRPr="006812AC" w:rsidRDefault="006812AC" w:rsidP="006812AC">
            <w:pPr>
              <w:rPr>
                <w:lang w:val="en-US"/>
              </w:rPr>
            </w:pPr>
            <w:r w:rsidRPr="006812AC">
              <w:rPr>
                <w:lang w:val="en-US"/>
              </w:rPr>
              <w:t>6 (OPEN M1, CLOSE M1, OPEN M2, CLOSE M2, OPEN M3, CLOSE M3)</w:t>
            </w:r>
          </w:p>
        </w:tc>
      </w:tr>
      <w:tr w:rsidR="006812AC" w:rsidRPr="006812AC" w14:paraId="7F8A9DD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D69012" w14:textId="77777777" w:rsidR="006812AC" w:rsidRPr="006812AC" w:rsidRDefault="006812AC" w:rsidP="006812AC">
            <w:pPr>
              <w:rPr>
                <w:lang w:val="en-US"/>
              </w:rPr>
            </w:pPr>
            <w:r w:rsidRPr="006812AC">
              <w:rPr>
                <w:lang w:val="en-US"/>
              </w:rPr>
              <w:t>Contact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61BC88" w14:textId="77777777" w:rsidR="006812AC" w:rsidRPr="006812AC" w:rsidRDefault="006812AC" w:rsidP="006812AC">
            <w:pPr>
              <w:rPr>
                <w:lang w:val="en-US"/>
              </w:rPr>
            </w:pPr>
            <w:r w:rsidRPr="006812AC">
              <w:rPr>
                <w:lang w:val="en-US"/>
              </w:rPr>
              <w:t>Potential-free (volt-free) normally-open contacts</w:t>
            </w:r>
          </w:p>
        </w:tc>
      </w:tr>
      <w:tr w:rsidR="006812AC" w:rsidRPr="006812AC" w14:paraId="5E7EB511"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76682" w14:textId="77777777" w:rsidR="006812AC" w:rsidRPr="006812AC" w:rsidRDefault="006812AC" w:rsidP="006812AC">
            <w:pPr>
              <w:rPr>
                <w:lang w:val="en-US"/>
              </w:rPr>
            </w:pPr>
            <w:r w:rsidRPr="006812AC">
              <w:rPr>
                <w:lang w:val="en-US"/>
              </w:rPr>
              <w:t>Contact 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42B51" w14:textId="77777777" w:rsidR="006812AC" w:rsidRPr="006812AC" w:rsidRDefault="006812AC" w:rsidP="006812AC">
            <w:pPr>
              <w:rPr>
                <w:lang w:val="en-US"/>
              </w:rPr>
            </w:pPr>
            <w:r w:rsidRPr="006812AC">
              <w:rPr>
                <w:lang w:val="en-US"/>
              </w:rPr>
              <w:t>≥ 0.5 A / 24 V (to match RRK-3 control input rating)</w:t>
            </w:r>
          </w:p>
        </w:tc>
      </w:tr>
      <w:tr w:rsidR="006812AC" w:rsidRPr="006812AC" w14:paraId="34FFEFD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F523B8" w14:textId="77777777" w:rsidR="006812AC" w:rsidRPr="006812AC" w:rsidRDefault="006812AC" w:rsidP="006812AC">
            <w:pPr>
              <w:rPr>
                <w:lang w:val="en-US"/>
              </w:rPr>
            </w:pPr>
            <w:r w:rsidRPr="006812AC">
              <w:rPr>
                <w:lang w:val="en-US"/>
              </w:rPr>
              <w:t>Coil drive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681BD2" w14:textId="77777777" w:rsidR="006812AC" w:rsidRPr="006812AC" w:rsidRDefault="006812AC" w:rsidP="006812AC">
            <w:pPr>
              <w:rPr>
                <w:lang w:val="en-US"/>
              </w:rPr>
            </w:pPr>
            <w:r w:rsidRPr="006812AC">
              <w:rPr>
                <w:lang w:val="en-US"/>
              </w:rPr>
              <w:t>5 VDC coil, driven by ESP32-S3 GPIO via transistor or relay driver IC</w:t>
            </w:r>
          </w:p>
        </w:tc>
      </w:tr>
      <w:tr w:rsidR="006812AC" w:rsidRPr="006812AC" w14:paraId="5B446AF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A055C2" w14:textId="77777777" w:rsidR="006812AC" w:rsidRPr="006812AC" w:rsidRDefault="006812AC" w:rsidP="006812AC">
            <w:pPr>
              <w:rPr>
                <w:lang w:val="en-US"/>
              </w:rPr>
            </w:pPr>
            <w:r w:rsidRPr="006812AC">
              <w:rPr>
                <w:lang w:val="en-US"/>
              </w:rPr>
              <w:t>Connection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06CF1C" w14:textId="77777777" w:rsidR="006812AC" w:rsidRPr="006812AC" w:rsidRDefault="006812AC" w:rsidP="006812AC">
            <w:pPr>
              <w:rPr>
                <w:lang w:val="en-US"/>
              </w:rPr>
            </w:pPr>
            <w:r w:rsidRPr="006812AC">
              <w:rPr>
                <w:lang w:val="en-US"/>
              </w:rPr>
              <w:t>Screw terminals (OPEN, CLOSE, COMMON per channel)</w:t>
            </w:r>
          </w:p>
        </w:tc>
      </w:tr>
    </w:tbl>
    <w:p w14:paraId="468FCFD3" w14:textId="77777777" w:rsidR="006812AC" w:rsidRDefault="006812AC" w:rsidP="006812AC">
      <w:pPr>
        <w:rPr>
          <w:lang w:val="en-US"/>
        </w:rPr>
      </w:pPr>
      <w:r w:rsidRPr="006812AC">
        <w:rPr>
          <w:lang w:val="en-US"/>
        </w:rPr>
        <w:t xml:space="preserve">A relay module board with 6 independent relay channels (opto-isolated input stage, active-low trigger) is used. The relay contacts switch the internal </w:t>
      </w:r>
      <w:r w:rsidRPr="006812AC">
        <w:rPr>
          <w:b/>
          <w:bCs/>
          <w:lang w:val="en-US"/>
        </w:rPr>
        <w:t>24 V DC</w:t>
      </w:r>
      <w:r w:rsidRPr="006812AC">
        <w:rPr>
          <w:lang w:val="en-US"/>
        </w:rPr>
        <w:t xml:space="preserve"> supply to the RRK-3 OPEN/CLOSE </w:t>
      </w:r>
      <w:proofErr w:type="spellStart"/>
      <w:r w:rsidRPr="006812AC">
        <w:rPr>
          <w:lang w:val="en-US"/>
        </w:rPr>
        <w:t>sturing</w:t>
      </w:r>
      <w:proofErr w:type="spellEnd"/>
      <w:r w:rsidRPr="006812AC">
        <w:rPr>
          <w:lang w:val="en-US"/>
        </w:rPr>
        <w:t xml:space="preserve"> terminals. </w:t>
      </w:r>
    </w:p>
    <w:p w14:paraId="6AC97BFF" w14:textId="1624ACFE" w:rsidR="006812AC" w:rsidRPr="006812AC" w:rsidRDefault="006812AC" w:rsidP="006812AC">
      <w:pPr>
        <w:rPr>
          <w:lang w:val="en-US"/>
        </w:rPr>
      </w:pPr>
      <w:r w:rsidRPr="006812AC">
        <w:rPr>
          <w:lang w:val="en-US"/>
        </w:rPr>
        <w:t>The wiring is:</w:t>
      </w:r>
    </w:p>
    <w:p w14:paraId="4EA6CACA" w14:textId="77777777" w:rsidR="006812AC" w:rsidRPr="006812AC" w:rsidRDefault="006812AC" w:rsidP="006812AC">
      <w:pPr>
        <w:spacing w:after="0"/>
        <w:rPr>
          <w:rFonts w:ascii="Courier New" w:hAnsi="Courier New" w:cs="Courier New"/>
          <w:sz w:val="20"/>
          <w:szCs w:val="20"/>
          <w:lang w:val="en-US"/>
        </w:rPr>
      </w:pPr>
      <w:r w:rsidRPr="006812AC">
        <w:rPr>
          <w:rFonts w:ascii="Courier New" w:hAnsi="Courier New" w:cs="Courier New"/>
          <w:sz w:val="20"/>
          <w:szCs w:val="20"/>
          <w:lang w:val="en-US"/>
        </w:rPr>
        <w:t xml:space="preserve">  Internal 24V+ ──► Relay COM</w:t>
      </w:r>
    </w:p>
    <w:p w14:paraId="6FBE899C" w14:textId="77777777" w:rsidR="006812AC" w:rsidRPr="006812AC" w:rsidRDefault="006812AC" w:rsidP="006812AC">
      <w:pPr>
        <w:spacing w:after="0"/>
        <w:rPr>
          <w:rFonts w:ascii="Courier New" w:hAnsi="Courier New" w:cs="Courier New"/>
          <w:sz w:val="20"/>
          <w:szCs w:val="20"/>
          <w:lang w:val="en-US"/>
        </w:rPr>
      </w:pPr>
      <w:r w:rsidRPr="006812AC">
        <w:rPr>
          <w:rFonts w:ascii="Courier New" w:hAnsi="Courier New" w:cs="Courier New"/>
          <w:sz w:val="20"/>
          <w:szCs w:val="20"/>
          <w:lang w:val="en-US"/>
        </w:rPr>
        <w:t xml:space="preserve">                    Relay NO ──► RRK-3 OPEN </w:t>
      </w:r>
      <w:proofErr w:type="spellStart"/>
      <w:r w:rsidRPr="006812AC">
        <w:rPr>
          <w:rFonts w:ascii="Courier New" w:hAnsi="Courier New" w:cs="Courier New"/>
          <w:sz w:val="20"/>
          <w:szCs w:val="20"/>
          <w:lang w:val="en-US"/>
        </w:rPr>
        <w:t>sturing</w:t>
      </w:r>
      <w:proofErr w:type="spellEnd"/>
      <w:r w:rsidRPr="006812AC">
        <w:rPr>
          <w:rFonts w:ascii="Courier New" w:hAnsi="Courier New" w:cs="Courier New"/>
          <w:sz w:val="20"/>
          <w:szCs w:val="20"/>
          <w:lang w:val="en-US"/>
        </w:rPr>
        <w:t xml:space="preserve">  (or CLOSE </w:t>
      </w:r>
      <w:proofErr w:type="spellStart"/>
      <w:r w:rsidRPr="006812AC">
        <w:rPr>
          <w:rFonts w:ascii="Courier New" w:hAnsi="Courier New" w:cs="Courier New"/>
          <w:sz w:val="20"/>
          <w:szCs w:val="20"/>
          <w:lang w:val="en-US"/>
        </w:rPr>
        <w:t>sturing</w:t>
      </w:r>
      <w:proofErr w:type="spellEnd"/>
      <w:r w:rsidRPr="006812AC">
        <w:rPr>
          <w:rFonts w:ascii="Courier New" w:hAnsi="Courier New" w:cs="Courier New"/>
          <w:sz w:val="20"/>
          <w:szCs w:val="20"/>
          <w:lang w:val="en-US"/>
        </w:rPr>
        <w:t>)</w:t>
      </w:r>
    </w:p>
    <w:p w14:paraId="7BB22AE4" w14:textId="77777777" w:rsidR="006812AC" w:rsidRPr="006812AC" w:rsidRDefault="006812AC" w:rsidP="006812AC">
      <w:pPr>
        <w:spacing w:after="0"/>
        <w:rPr>
          <w:rFonts w:ascii="Courier New" w:hAnsi="Courier New" w:cs="Courier New"/>
          <w:sz w:val="20"/>
          <w:szCs w:val="20"/>
          <w:lang w:val="en-US"/>
        </w:rPr>
      </w:pPr>
      <w:r w:rsidRPr="006812AC">
        <w:rPr>
          <w:rFonts w:ascii="Courier New" w:hAnsi="Courier New" w:cs="Courier New"/>
          <w:sz w:val="20"/>
          <w:szCs w:val="20"/>
          <w:lang w:val="en-US"/>
        </w:rPr>
        <w:t xml:space="preserve">  Internal 24V− ──────────────► RRK-3 COMM </w:t>
      </w:r>
      <w:proofErr w:type="spellStart"/>
      <w:r w:rsidRPr="006812AC">
        <w:rPr>
          <w:rFonts w:ascii="Courier New" w:hAnsi="Courier New" w:cs="Courier New"/>
          <w:sz w:val="20"/>
          <w:szCs w:val="20"/>
          <w:lang w:val="en-US"/>
        </w:rPr>
        <w:t>sturing</w:t>
      </w:r>
      <w:proofErr w:type="spellEnd"/>
    </w:p>
    <w:p w14:paraId="7D246B87" w14:textId="77777777" w:rsidR="006812AC" w:rsidRPr="006812AC" w:rsidRDefault="006812AC" w:rsidP="006812AC">
      <w:pPr>
        <w:rPr>
          <w:lang w:val="en-US"/>
        </w:rPr>
      </w:pPr>
      <w:r w:rsidRPr="006812AC">
        <w:rPr>
          <w:lang w:val="en-US"/>
        </w:rPr>
        <w:t>The relay coil is driven by the 5 V logic supply via the MCU GPIO. The relay provides galvanic isolation between the MCU logic circuit (5 V) and the RRK-3 control circuit (24 V), satisfying the isolation requirement. The contact rating must be ≥ 0.5 A / 30 VDC.</w:t>
      </w:r>
    </w:p>
    <w:p w14:paraId="793E203D" w14:textId="77777777" w:rsidR="006812AC" w:rsidRPr="006812AC" w:rsidRDefault="006812AC" w:rsidP="006812AC">
      <w:pPr>
        <w:rPr>
          <w:lang w:val="en-US"/>
        </w:rPr>
      </w:pPr>
      <w:r w:rsidRPr="006812AC">
        <w:rPr>
          <w:b/>
          <w:bCs/>
          <w:lang w:val="en-US"/>
        </w:rPr>
        <w:t>Safety constraint:</w:t>
      </w:r>
      <w:r w:rsidRPr="006812AC">
        <w:rPr>
          <w:lang w:val="en-US"/>
        </w:rPr>
        <w:t xml:space="preserve"> The firmware must never </w:t>
      </w:r>
      <w:proofErr w:type="spellStart"/>
      <w:r w:rsidRPr="006812AC">
        <w:rPr>
          <w:lang w:val="en-US"/>
        </w:rPr>
        <w:t>energise</w:t>
      </w:r>
      <w:proofErr w:type="spellEnd"/>
      <w:r w:rsidRPr="006812AC">
        <w:rPr>
          <w:lang w:val="en-US"/>
        </w:rPr>
        <w:t xml:space="preserve"> the OPEN and CLOSE relay of the same motor simultaneously. This is enforced in software (see Software Design §5). A future hardware interlock using the relay common terminals could provide an additional layer of protection.</w:t>
      </w:r>
    </w:p>
    <w:p w14:paraId="4250FAE5" w14:textId="77777777" w:rsidR="009B1EC4" w:rsidRDefault="009B1EC4">
      <w:pPr>
        <w:rPr>
          <w:b/>
          <w:bCs/>
          <w:lang w:val="en-US"/>
        </w:rPr>
      </w:pPr>
      <w:r>
        <w:rPr>
          <w:b/>
          <w:bCs/>
          <w:lang w:val="en-US"/>
        </w:rPr>
        <w:br w:type="page"/>
      </w:r>
    </w:p>
    <w:p w14:paraId="5F67AA49" w14:textId="4A97F2F8" w:rsidR="006812AC" w:rsidRPr="006812AC" w:rsidRDefault="006812AC" w:rsidP="006812AC">
      <w:pPr>
        <w:rPr>
          <w:b/>
          <w:bCs/>
          <w:lang w:val="en-US"/>
        </w:rPr>
      </w:pPr>
      <w:r w:rsidRPr="006812AC">
        <w:rPr>
          <w:b/>
          <w:bCs/>
          <w:lang w:val="en-US"/>
        </w:rPr>
        <w:lastRenderedPageBreak/>
        <w:t>4.5.2 Feedback Input (Motor Controller Status)</w:t>
      </w:r>
    </w:p>
    <w:tbl>
      <w:tblPr>
        <w:tblW w:w="5000" w:type="pct"/>
        <w:tblCellMar>
          <w:top w:w="15" w:type="dxa"/>
          <w:left w:w="15" w:type="dxa"/>
          <w:bottom w:w="15" w:type="dxa"/>
          <w:right w:w="15" w:type="dxa"/>
        </w:tblCellMar>
        <w:tblLook w:val="04A0" w:firstRow="1" w:lastRow="0" w:firstColumn="1" w:lastColumn="0" w:noHBand="0" w:noVBand="1"/>
      </w:tblPr>
      <w:tblGrid>
        <w:gridCol w:w="3368"/>
        <w:gridCol w:w="5976"/>
      </w:tblGrid>
      <w:tr w:rsidR="006812AC" w:rsidRPr="006812AC" w14:paraId="6BCD1CBE"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6FCA28A"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4F450D0" w14:textId="77777777" w:rsidR="006812AC" w:rsidRPr="006812AC" w:rsidRDefault="006812AC" w:rsidP="006812AC">
            <w:pPr>
              <w:rPr>
                <w:b/>
                <w:bCs/>
                <w:lang w:val="en-US"/>
              </w:rPr>
            </w:pPr>
            <w:r w:rsidRPr="006812AC">
              <w:rPr>
                <w:b/>
                <w:bCs/>
                <w:lang w:val="en-US"/>
              </w:rPr>
              <w:t>Value</w:t>
            </w:r>
          </w:p>
        </w:tc>
      </w:tr>
      <w:tr w:rsidR="006812AC" w:rsidRPr="006812AC" w14:paraId="6502D27B"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4956B" w14:textId="77777777" w:rsidR="006812AC" w:rsidRPr="006812AC" w:rsidRDefault="006812AC" w:rsidP="006812AC">
            <w:pPr>
              <w:rPr>
                <w:lang w:val="en-US"/>
              </w:rPr>
            </w:pPr>
            <w:r w:rsidRPr="006812AC">
              <w:rPr>
                <w:lang w:val="en-US"/>
              </w:rPr>
              <w:t>Number of inputs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4EF08" w14:textId="77777777" w:rsidR="006812AC" w:rsidRPr="006812AC" w:rsidRDefault="006812AC" w:rsidP="006812AC">
            <w:pPr>
              <w:rPr>
                <w:lang w:val="en-US"/>
              </w:rPr>
            </w:pPr>
            <w:r w:rsidRPr="006812AC">
              <w:rPr>
                <w:lang w:val="en-US"/>
              </w:rPr>
              <w:t>1</w:t>
            </w:r>
          </w:p>
        </w:tc>
      </w:tr>
      <w:tr w:rsidR="006812AC" w:rsidRPr="006812AC" w14:paraId="24B25E71"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51AAF3" w14:textId="77777777" w:rsidR="006812AC" w:rsidRPr="006812AC" w:rsidRDefault="006812AC" w:rsidP="006812AC">
            <w:pPr>
              <w:rPr>
                <w:lang w:val="en-US"/>
              </w:rPr>
            </w:pPr>
            <w:r w:rsidRPr="006812AC">
              <w:rPr>
                <w:lang w:val="en-US"/>
              </w:rPr>
              <w:t>Input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180631" w14:textId="77777777" w:rsidR="006812AC" w:rsidRPr="006812AC" w:rsidRDefault="006812AC" w:rsidP="006812AC">
            <w:pPr>
              <w:rPr>
                <w:lang w:val="en-US"/>
              </w:rPr>
            </w:pPr>
            <w:r w:rsidRPr="006812AC">
              <w:rPr>
                <w:lang w:val="en-US"/>
              </w:rPr>
              <w:t>Optically isolated digital input</w:t>
            </w:r>
          </w:p>
        </w:tc>
      </w:tr>
      <w:tr w:rsidR="006812AC" w:rsidRPr="006812AC" w14:paraId="37C8368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DEA51" w14:textId="77777777" w:rsidR="006812AC" w:rsidRPr="006812AC" w:rsidRDefault="006812AC" w:rsidP="006812AC">
            <w:pPr>
              <w:rPr>
                <w:lang w:val="en-US"/>
              </w:rPr>
            </w:pPr>
            <w:r w:rsidRPr="006812AC">
              <w:rPr>
                <w:lang w:val="en-US"/>
              </w:rPr>
              <w:t>Source signal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731A65" w14:textId="77777777" w:rsidR="006812AC" w:rsidRPr="006812AC" w:rsidRDefault="006812AC" w:rsidP="006812AC">
            <w:pPr>
              <w:rPr>
                <w:lang w:val="en-US"/>
              </w:rPr>
            </w:pPr>
            <w:r w:rsidRPr="006812AC">
              <w:rPr>
                <w:lang w:val="en-US"/>
              </w:rPr>
              <w:t>RRK-3 alarm relay output (24 V)</w:t>
            </w:r>
          </w:p>
        </w:tc>
      </w:tr>
      <w:tr w:rsidR="006812AC" w:rsidRPr="006812AC" w14:paraId="5F936900"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1E9B0" w14:textId="77777777" w:rsidR="006812AC" w:rsidRPr="006812AC" w:rsidRDefault="006812AC" w:rsidP="006812AC">
            <w:pPr>
              <w:rPr>
                <w:lang w:val="en-US"/>
              </w:rPr>
            </w:pPr>
            <w:r w:rsidRPr="006812AC">
              <w:rPr>
                <w:lang w:val="en-US"/>
              </w:rPr>
              <w:t>Interface to MCU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ECCCA" w14:textId="77777777" w:rsidR="006812AC" w:rsidRPr="006812AC" w:rsidRDefault="006812AC" w:rsidP="006812AC">
            <w:pPr>
              <w:rPr>
                <w:lang w:val="en-US"/>
              </w:rPr>
            </w:pPr>
            <w:r w:rsidRPr="006812AC">
              <w:rPr>
                <w:lang w:val="en-US"/>
              </w:rPr>
              <w:t>1 GPIO pin (opto-coupler output)</w:t>
            </w:r>
          </w:p>
        </w:tc>
      </w:tr>
      <w:tr w:rsidR="006812AC" w:rsidRPr="006812AC" w14:paraId="71FD2B62"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301C83" w14:textId="77777777" w:rsidR="006812AC" w:rsidRPr="006812AC" w:rsidRDefault="006812AC" w:rsidP="006812AC">
            <w:pPr>
              <w:rPr>
                <w:lang w:val="en-US"/>
              </w:rPr>
            </w:pPr>
            <w:r w:rsidRPr="006812AC">
              <w:rPr>
                <w:lang w:val="en-US"/>
              </w:rPr>
              <w:t>Connection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C29C91" w14:textId="77777777" w:rsidR="006812AC" w:rsidRPr="006812AC" w:rsidRDefault="006812AC" w:rsidP="006812AC">
            <w:pPr>
              <w:rPr>
                <w:lang w:val="en-US"/>
              </w:rPr>
            </w:pPr>
            <w:r w:rsidRPr="006812AC">
              <w:rPr>
                <w:lang w:val="en-US"/>
              </w:rPr>
              <w:t>Screw terminal</w:t>
            </w:r>
          </w:p>
        </w:tc>
      </w:tr>
    </w:tbl>
    <w:p w14:paraId="18763E19" w14:textId="77777777" w:rsidR="006812AC" w:rsidRPr="006812AC" w:rsidRDefault="006812AC" w:rsidP="006812AC">
      <w:pPr>
        <w:rPr>
          <w:lang w:val="en-US"/>
        </w:rPr>
      </w:pPr>
      <w:r w:rsidRPr="006812AC">
        <w:rPr>
          <w:rFonts w:ascii="Segoe UI Symbol" w:hAnsi="Segoe UI Symbol" w:cs="Segoe UI Symbol"/>
          <w:b/>
          <w:bCs/>
          <w:lang w:val="en-US"/>
        </w:rPr>
        <w:t>⚠</w:t>
      </w:r>
      <w:r w:rsidRPr="006812AC">
        <w:rPr>
          <w:b/>
          <w:bCs/>
          <w:lang w:val="en-US"/>
        </w:rPr>
        <w:t xml:space="preserve"> OPEN ISSUE #1 — Motor feedback signal definition:</w:t>
      </w:r>
      <w:r w:rsidRPr="006812AC">
        <w:rPr>
          <w:lang w:val="en-US"/>
        </w:rPr>
        <w:t xml:space="preserve"> The exact nature of the RRK-3 feedback signal to be connected to this input (e.g. alarm relay contact, fault indication) is currently undefined. The hardware provision (screw terminal + opto-input) is included in the design. The software </w:t>
      </w:r>
      <w:proofErr w:type="spellStart"/>
      <w:r w:rsidRPr="006812AC">
        <w:rPr>
          <w:lang w:val="en-US"/>
        </w:rPr>
        <w:t>behaviour</w:t>
      </w:r>
      <w:proofErr w:type="spellEnd"/>
      <w:r w:rsidRPr="006812AC">
        <w:rPr>
          <w:lang w:val="en-US"/>
        </w:rPr>
        <w:t xml:space="preserve"> triggered by this input is to be defined once the RRK-3 alarm relay wiring has been confirmed. See also FRS Constraint C8.</w:t>
      </w:r>
    </w:p>
    <w:p w14:paraId="0B39035A" w14:textId="77777777" w:rsidR="006812AC" w:rsidRPr="006812AC" w:rsidRDefault="006812AC" w:rsidP="006812AC">
      <w:pPr>
        <w:rPr>
          <w:b/>
          <w:bCs/>
          <w:lang w:val="en-US"/>
        </w:rPr>
      </w:pPr>
      <w:r w:rsidRPr="006812AC">
        <w:rPr>
          <w:b/>
          <w:bCs/>
          <w:lang w:val="en-US"/>
        </w:rPr>
        <w:t>4.5.3 Screw Terminals</w:t>
      </w:r>
    </w:p>
    <w:p w14:paraId="25424500" w14:textId="77777777" w:rsidR="006812AC" w:rsidRPr="006812AC" w:rsidRDefault="006812AC" w:rsidP="006812AC">
      <w:pPr>
        <w:rPr>
          <w:lang w:val="en-US"/>
        </w:rPr>
      </w:pPr>
      <w:r w:rsidRPr="006812AC">
        <w:rPr>
          <w:lang w:val="en-US"/>
        </w:rPr>
        <w:t>All connections to the RRK-3 relay box are brought out to screw terminal blocks on the controller PCB or DIN rail terminal strip. Terminal blocks shall be rated for at least 300 V / 6 A and clearly labelled with signal name and window channel (M1, M2, M3).</w:t>
      </w:r>
    </w:p>
    <w:tbl>
      <w:tblPr>
        <w:tblW w:w="5000" w:type="pct"/>
        <w:tblCellMar>
          <w:top w:w="15" w:type="dxa"/>
          <w:left w:w="15" w:type="dxa"/>
          <w:bottom w:w="15" w:type="dxa"/>
          <w:right w:w="15" w:type="dxa"/>
        </w:tblCellMar>
        <w:tblLook w:val="04A0" w:firstRow="1" w:lastRow="0" w:firstColumn="1" w:lastColumn="0" w:noHBand="0" w:noVBand="1"/>
      </w:tblPr>
      <w:tblGrid>
        <w:gridCol w:w="2442"/>
        <w:gridCol w:w="6902"/>
      </w:tblGrid>
      <w:tr w:rsidR="006812AC" w:rsidRPr="006812AC" w14:paraId="31B1E995"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A5DD867" w14:textId="77777777" w:rsidR="006812AC" w:rsidRPr="006812AC" w:rsidRDefault="006812AC" w:rsidP="006812AC">
            <w:pPr>
              <w:rPr>
                <w:b/>
                <w:bCs/>
                <w:lang w:val="en-US"/>
              </w:rPr>
            </w:pPr>
            <w:r w:rsidRPr="006812AC">
              <w:rPr>
                <w:b/>
                <w:bCs/>
                <w:lang w:val="en-US"/>
              </w:rPr>
              <w:t>Terminal group</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D43EB97" w14:textId="77777777" w:rsidR="006812AC" w:rsidRPr="006812AC" w:rsidRDefault="006812AC" w:rsidP="006812AC">
            <w:pPr>
              <w:rPr>
                <w:b/>
                <w:bCs/>
                <w:lang w:val="en-US"/>
              </w:rPr>
            </w:pPr>
            <w:r w:rsidRPr="006812AC">
              <w:rPr>
                <w:b/>
                <w:bCs/>
                <w:lang w:val="en-US"/>
              </w:rPr>
              <w:t>Signals</w:t>
            </w:r>
          </w:p>
        </w:tc>
      </w:tr>
      <w:tr w:rsidR="006812AC" w:rsidRPr="006812AC" w14:paraId="2FE860F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AB7FF" w14:textId="77777777" w:rsidR="006812AC" w:rsidRPr="006812AC" w:rsidRDefault="006812AC" w:rsidP="006812AC">
            <w:pPr>
              <w:rPr>
                <w:lang w:val="en-US"/>
              </w:rPr>
            </w:pPr>
            <w:r w:rsidRPr="006812AC">
              <w:rPr>
                <w:lang w:val="en-US"/>
              </w:rPr>
              <w:t>M1 — relay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17452" w14:textId="77777777" w:rsidR="006812AC" w:rsidRPr="006812AC" w:rsidRDefault="006812AC" w:rsidP="006812AC">
            <w:pPr>
              <w:rPr>
                <w:lang w:val="en-US"/>
              </w:rPr>
            </w:pPr>
            <w:r w:rsidRPr="006812AC">
              <w:rPr>
                <w:lang w:val="en-US"/>
              </w:rPr>
              <w:t>OPEN contact (NO + COM), CLOSE contact (NO + COM)</w:t>
            </w:r>
          </w:p>
        </w:tc>
      </w:tr>
      <w:tr w:rsidR="006812AC" w:rsidRPr="006812AC" w14:paraId="2E214E48"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DC5174" w14:textId="77777777" w:rsidR="006812AC" w:rsidRPr="006812AC" w:rsidRDefault="006812AC" w:rsidP="006812AC">
            <w:pPr>
              <w:rPr>
                <w:lang w:val="en-US"/>
              </w:rPr>
            </w:pPr>
            <w:r w:rsidRPr="006812AC">
              <w:rPr>
                <w:lang w:val="en-US"/>
              </w:rPr>
              <w:t>M2 — relay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D7655" w14:textId="77777777" w:rsidR="006812AC" w:rsidRPr="006812AC" w:rsidRDefault="006812AC" w:rsidP="006812AC">
            <w:pPr>
              <w:rPr>
                <w:lang w:val="en-US"/>
              </w:rPr>
            </w:pPr>
            <w:r w:rsidRPr="006812AC">
              <w:rPr>
                <w:lang w:val="en-US"/>
              </w:rPr>
              <w:t>OPEN contact (NO + COM), CLOSE contact (NO + COM)</w:t>
            </w:r>
          </w:p>
        </w:tc>
      </w:tr>
      <w:tr w:rsidR="006812AC" w:rsidRPr="006812AC" w14:paraId="36F8095B"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C4F65C" w14:textId="77777777" w:rsidR="006812AC" w:rsidRPr="006812AC" w:rsidRDefault="006812AC" w:rsidP="006812AC">
            <w:pPr>
              <w:rPr>
                <w:lang w:val="en-US"/>
              </w:rPr>
            </w:pPr>
            <w:r w:rsidRPr="006812AC">
              <w:rPr>
                <w:lang w:val="en-US"/>
              </w:rPr>
              <w:t>M3 — relay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C1394" w14:textId="77777777" w:rsidR="006812AC" w:rsidRPr="006812AC" w:rsidRDefault="006812AC" w:rsidP="006812AC">
            <w:pPr>
              <w:rPr>
                <w:lang w:val="en-US"/>
              </w:rPr>
            </w:pPr>
            <w:r w:rsidRPr="006812AC">
              <w:rPr>
                <w:lang w:val="en-US"/>
              </w:rPr>
              <w:t>OPEN contact (NO + COM), CLOSE contact (NO + COM)</w:t>
            </w:r>
          </w:p>
        </w:tc>
      </w:tr>
      <w:tr w:rsidR="006812AC" w:rsidRPr="006812AC" w14:paraId="229AD50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BB3CF" w14:textId="77777777" w:rsidR="006812AC" w:rsidRPr="006812AC" w:rsidRDefault="006812AC" w:rsidP="006812AC">
            <w:pPr>
              <w:rPr>
                <w:lang w:val="en-US"/>
              </w:rPr>
            </w:pPr>
            <w:r w:rsidRPr="006812AC">
              <w:rPr>
                <w:lang w:val="en-US"/>
              </w:rPr>
              <w:t>Feedback input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7DFE8A" w14:textId="77777777" w:rsidR="006812AC" w:rsidRPr="006812AC" w:rsidRDefault="006812AC" w:rsidP="006812AC">
            <w:pPr>
              <w:rPr>
                <w:lang w:val="en-US"/>
              </w:rPr>
            </w:pPr>
            <w:r w:rsidRPr="006812AC">
              <w:rPr>
                <w:lang w:val="en-US"/>
              </w:rPr>
              <w:t>IN+, IN− (opto-coupler, 24 V)</w:t>
            </w:r>
          </w:p>
        </w:tc>
      </w:tr>
    </w:tbl>
    <w:p w14:paraId="7894D5F1" w14:textId="77777777" w:rsidR="006812AC" w:rsidRDefault="006812AC" w:rsidP="006812AC">
      <w:pPr>
        <w:rPr>
          <w:b/>
          <w:bCs/>
          <w:lang w:val="en-US"/>
        </w:rPr>
      </w:pPr>
    </w:p>
    <w:p w14:paraId="5312FC19" w14:textId="6DAF491D" w:rsidR="006812AC" w:rsidRPr="006812AC" w:rsidRDefault="006812AC" w:rsidP="006812AC">
      <w:pPr>
        <w:rPr>
          <w:b/>
          <w:bCs/>
          <w:lang w:val="en-US"/>
        </w:rPr>
      </w:pPr>
      <w:r w:rsidRPr="006812AC">
        <w:rPr>
          <w:b/>
          <w:bCs/>
          <w:lang w:val="en-US"/>
        </w:rPr>
        <w:lastRenderedPageBreak/>
        <w:t>4.6 Real-Time Clock — DS3231</w:t>
      </w:r>
    </w:p>
    <w:p w14:paraId="1A5E3C87" w14:textId="77777777" w:rsidR="006812AC" w:rsidRPr="006812AC" w:rsidRDefault="006812AC" w:rsidP="006812AC">
      <w:pPr>
        <w:rPr>
          <w:lang w:val="en-US"/>
        </w:rPr>
      </w:pPr>
      <w:r w:rsidRPr="006812AC">
        <w:rPr>
          <w:lang w:val="en-US"/>
        </w:rPr>
        <w:t>An external battery-backed RTC is required to provide accurate, persistent timestamps for the event log (FRS TR-HW08, Must).</w:t>
      </w:r>
    </w:p>
    <w:tbl>
      <w:tblPr>
        <w:tblW w:w="5000" w:type="pct"/>
        <w:tblCellMar>
          <w:top w:w="15" w:type="dxa"/>
          <w:left w:w="15" w:type="dxa"/>
          <w:bottom w:w="15" w:type="dxa"/>
          <w:right w:w="15" w:type="dxa"/>
        </w:tblCellMar>
        <w:tblLook w:val="04A0" w:firstRow="1" w:lastRow="0" w:firstColumn="1" w:lastColumn="0" w:noHBand="0" w:noVBand="1"/>
      </w:tblPr>
      <w:tblGrid>
        <w:gridCol w:w="2078"/>
        <w:gridCol w:w="7266"/>
      </w:tblGrid>
      <w:tr w:rsidR="006812AC" w:rsidRPr="006812AC" w14:paraId="74470414"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C44BAAC"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3BA11BA" w14:textId="77777777" w:rsidR="006812AC" w:rsidRPr="006812AC" w:rsidRDefault="006812AC" w:rsidP="006812AC">
            <w:pPr>
              <w:rPr>
                <w:b/>
                <w:bCs/>
                <w:lang w:val="en-US"/>
              </w:rPr>
            </w:pPr>
            <w:r w:rsidRPr="006812AC">
              <w:rPr>
                <w:b/>
                <w:bCs/>
                <w:lang w:val="en-US"/>
              </w:rPr>
              <w:t>Value</w:t>
            </w:r>
          </w:p>
        </w:tc>
      </w:tr>
      <w:tr w:rsidR="006812AC" w:rsidRPr="006812AC" w14:paraId="6E2E93A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74689A" w14:textId="77777777" w:rsidR="006812AC" w:rsidRPr="006812AC" w:rsidRDefault="006812AC" w:rsidP="006812AC">
            <w:pPr>
              <w:rPr>
                <w:lang w:val="en-US"/>
              </w:rPr>
            </w:pPr>
            <w:r w:rsidRPr="006812AC">
              <w:rPr>
                <w:lang w:val="en-US"/>
              </w:rPr>
              <w:t>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DC72C" w14:textId="77777777" w:rsidR="006812AC" w:rsidRPr="006812AC" w:rsidRDefault="006812AC" w:rsidP="006812AC">
            <w:pPr>
              <w:rPr>
                <w:lang w:val="en-US"/>
              </w:rPr>
            </w:pPr>
            <w:r w:rsidRPr="006812AC">
              <w:rPr>
                <w:lang w:val="en-US"/>
              </w:rPr>
              <w:t>DS3231 (Maxim / Analog Devices)</w:t>
            </w:r>
          </w:p>
        </w:tc>
      </w:tr>
      <w:tr w:rsidR="006812AC" w:rsidRPr="006812AC" w14:paraId="73DFA44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E4A354" w14:textId="77777777" w:rsidR="006812AC" w:rsidRPr="006812AC" w:rsidRDefault="006812AC" w:rsidP="006812AC">
            <w:pPr>
              <w:rPr>
                <w:lang w:val="en-US"/>
              </w:rPr>
            </w:pPr>
            <w:r w:rsidRPr="006812AC">
              <w:rPr>
                <w:lang w:val="en-US"/>
              </w:rPr>
              <w:t>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5A7FA4" w14:textId="77777777" w:rsidR="006812AC" w:rsidRPr="006812AC" w:rsidRDefault="006812AC" w:rsidP="006812AC">
            <w:pPr>
              <w:rPr>
                <w:lang w:val="en-US"/>
              </w:rPr>
            </w:pPr>
            <w:r w:rsidRPr="006812AC">
              <w:rPr>
                <w:lang w:val="en-US"/>
              </w:rPr>
              <w:t>I2C (address 0x68; shared I2C bus with LCD)</w:t>
            </w:r>
          </w:p>
        </w:tc>
      </w:tr>
      <w:tr w:rsidR="006812AC" w:rsidRPr="006812AC" w14:paraId="38918B4B"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DE845" w14:textId="77777777" w:rsidR="006812AC" w:rsidRPr="006812AC" w:rsidRDefault="006812AC" w:rsidP="006812AC">
            <w:pPr>
              <w:rPr>
                <w:lang w:val="en-US"/>
              </w:rPr>
            </w:pPr>
            <w:r w:rsidRPr="006812AC">
              <w:rPr>
                <w:lang w:val="en-US"/>
              </w:rPr>
              <w:t>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B48CFC" w14:textId="77777777" w:rsidR="006812AC" w:rsidRPr="006812AC" w:rsidRDefault="006812AC" w:rsidP="006812AC">
            <w:pPr>
              <w:rPr>
                <w:lang w:val="en-US"/>
              </w:rPr>
            </w:pPr>
            <w:r w:rsidRPr="006812AC">
              <w:rPr>
                <w:lang w:val="en-US"/>
              </w:rPr>
              <w:t>±2 ppm (±1 min/year) — temperature-compensated crystal</w:t>
            </w:r>
          </w:p>
        </w:tc>
      </w:tr>
      <w:tr w:rsidR="006812AC" w:rsidRPr="006812AC" w14:paraId="5CB1D2F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999DBA" w14:textId="77777777" w:rsidR="006812AC" w:rsidRPr="006812AC" w:rsidRDefault="006812AC" w:rsidP="006812AC">
            <w:pPr>
              <w:rPr>
                <w:lang w:val="en-US"/>
              </w:rPr>
            </w:pPr>
            <w:r w:rsidRPr="006812AC">
              <w:rPr>
                <w:lang w:val="en-US"/>
              </w:rPr>
              <w:t>Backup battery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44CE7A" w14:textId="77777777" w:rsidR="006812AC" w:rsidRPr="006812AC" w:rsidRDefault="006812AC" w:rsidP="006812AC">
            <w:pPr>
              <w:rPr>
                <w:lang w:val="en-US"/>
              </w:rPr>
            </w:pPr>
            <w:r w:rsidRPr="006812AC">
              <w:rPr>
                <w:lang w:val="en-US"/>
              </w:rPr>
              <w:t>CR2032 coin cell (maintains time during power loss)</w:t>
            </w:r>
          </w:p>
        </w:tc>
      </w:tr>
      <w:tr w:rsidR="006812AC" w:rsidRPr="006812AC" w14:paraId="4176B7D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84EB7" w14:textId="77777777" w:rsidR="006812AC" w:rsidRPr="006812AC" w:rsidRDefault="006812AC" w:rsidP="006812AC">
            <w:pPr>
              <w:rPr>
                <w:lang w:val="en-US"/>
              </w:rPr>
            </w:pPr>
            <w:r w:rsidRPr="006812AC">
              <w:rPr>
                <w:lang w:val="en-US"/>
              </w:rPr>
              <w:t>Supply voltage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F0804C" w14:textId="77777777" w:rsidR="006812AC" w:rsidRPr="006812AC" w:rsidRDefault="006812AC" w:rsidP="006812AC">
            <w:pPr>
              <w:rPr>
                <w:lang w:val="en-US"/>
              </w:rPr>
            </w:pPr>
            <w:r w:rsidRPr="006812AC">
              <w:rPr>
                <w:lang w:val="en-US"/>
              </w:rPr>
              <w:t>2.3–5.5 V</w:t>
            </w:r>
          </w:p>
        </w:tc>
      </w:tr>
      <w:tr w:rsidR="006812AC" w:rsidRPr="006812AC" w14:paraId="73EE47A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72027" w14:textId="77777777" w:rsidR="006812AC" w:rsidRPr="006812AC" w:rsidRDefault="006812AC" w:rsidP="006812AC">
            <w:pPr>
              <w:rPr>
                <w:lang w:val="en-US"/>
              </w:rPr>
            </w:pPr>
            <w:r w:rsidRPr="006812AC">
              <w:rPr>
                <w:lang w:val="en-US"/>
              </w:rPr>
              <w:t>Provides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192D5E" w14:textId="77777777" w:rsidR="006812AC" w:rsidRPr="006812AC" w:rsidRDefault="006812AC" w:rsidP="006812AC">
            <w:pPr>
              <w:rPr>
                <w:lang w:val="en-US"/>
              </w:rPr>
            </w:pPr>
            <w:r w:rsidRPr="006812AC">
              <w:rPr>
                <w:lang w:val="en-US"/>
              </w:rPr>
              <w:t>Date, time (seconds resolution), temperature (bonus)</w:t>
            </w:r>
          </w:p>
        </w:tc>
      </w:tr>
    </w:tbl>
    <w:p w14:paraId="173F3CEA" w14:textId="77777777" w:rsidR="006812AC" w:rsidRPr="006812AC" w:rsidRDefault="006812AC" w:rsidP="006812AC">
      <w:pPr>
        <w:rPr>
          <w:lang w:val="en-US"/>
        </w:rPr>
      </w:pPr>
      <w:r w:rsidRPr="006812AC">
        <w:rPr>
          <w:lang w:val="en-US"/>
        </w:rPr>
        <w:t>The DS3231 is available as a small breakout module for approximately €1–3. It shares the I2C bus with the LCD display; the different I2C addresses (LCD: 0x27, RTC: 0x68) prevent conflicts.</w:t>
      </w:r>
    </w:p>
    <w:p w14:paraId="7010AADB" w14:textId="77777777" w:rsidR="006812AC" w:rsidRPr="006812AC" w:rsidRDefault="006812AC" w:rsidP="006812AC">
      <w:pPr>
        <w:rPr>
          <w:lang w:val="en-US"/>
        </w:rPr>
      </w:pPr>
      <w:r w:rsidRPr="006812AC">
        <w:rPr>
          <w:b/>
          <w:bCs/>
          <w:lang w:val="en-US"/>
        </w:rPr>
        <w:t>Rationale for external RTC:</w:t>
      </w:r>
      <w:r w:rsidRPr="006812AC">
        <w:rPr>
          <w:lang w:val="en-US"/>
        </w:rPr>
        <w:t xml:space="preserve"> The ESP32-S3 has an internal RTC counter but it is not battery-backed and loses time on every power cycle. An NTP time sync (</w:t>
      </w:r>
      <w:proofErr w:type="spellStart"/>
      <w:r w:rsidRPr="006812AC">
        <w:rPr>
          <w:lang w:val="en-US"/>
        </w:rPr>
        <w:t>WiFi</w:t>
      </w:r>
      <w:proofErr w:type="spellEnd"/>
      <w:r w:rsidRPr="006812AC">
        <w:rPr>
          <w:lang w:val="en-US"/>
        </w:rPr>
        <w:t xml:space="preserve">) can compensate when connected, but the system must also keep accurate time when </w:t>
      </w:r>
      <w:proofErr w:type="spellStart"/>
      <w:r w:rsidRPr="006812AC">
        <w:rPr>
          <w:lang w:val="en-US"/>
        </w:rPr>
        <w:t>WiFi</w:t>
      </w:r>
      <w:proofErr w:type="spellEnd"/>
      <w:r w:rsidRPr="006812AC">
        <w:rPr>
          <w:lang w:val="en-US"/>
        </w:rPr>
        <w:t xml:space="preserve"> is unavailable or before a network connection is established.</w:t>
      </w:r>
    </w:p>
    <w:p w14:paraId="66D723E5" w14:textId="77777777" w:rsidR="006812AC" w:rsidRPr="006812AC" w:rsidRDefault="006812AC" w:rsidP="006812AC">
      <w:pPr>
        <w:rPr>
          <w:b/>
          <w:bCs/>
          <w:lang w:val="en-US"/>
        </w:rPr>
      </w:pPr>
      <w:r w:rsidRPr="006812AC">
        <w:rPr>
          <w:b/>
          <w:bCs/>
          <w:lang w:val="en-US"/>
        </w:rPr>
        <w:t>4.7 Power Supply</w:t>
      </w:r>
    </w:p>
    <w:p w14:paraId="6688F523" w14:textId="77777777" w:rsidR="006812AC" w:rsidRPr="006812AC" w:rsidRDefault="006812AC" w:rsidP="006812AC">
      <w:pPr>
        <w:rPr>
          <w:lang w:val="en-US"/>
        </w:rPr>
      </w:pPr>
      <w:r w:rsidRPr="006812AC">
        <w:rPr>
          <w:lang w:val="en-US"/>
        </w:rPr>
        <w:t xml:space="preserve">The system uses a </w:t>
      </w:r>
      <w:r w:rsidRPr="006812AC">
        <w:rPr>
          <w:b/>
          <w:bCs/>
          <w:lang w:val="en-US"/>
        </w:rPr>
        <w:t>two-stage power architecture</w:t>
      </w:r>
      <w:r w:rsidRPr="006812AC">
        <w:rPr>
          <w:lang w:val="en-US"/>
        </w:rPr>
        <w:t>: a single AC–DC converter produces 24 VDC, which is distributed directly to the sensors and relay switching circuit. A DC–DC buck converter steps the 24 V down to 5 V for the MCU, relay coils, display, and logic circuits.</w:t>
      </w:r>
    </w:p>
    <w:p w14:paraId="5CEF5F9C" w14:textId="77777777" w:rsidR="009B1EC4" w:rsidRDefault="009B1EC4">
      <w:pPr>
        <w:rPr>
          <w:b/>
          <w:bCs/>
          <w:lang w:val="en-US"/>
        </w:rPr>
      </w:pPr>
      <w:r>
        <w:rPr>
          <w:b/>
          <w:bCs/>
          <w:lang w:val="en-US"/>
        </w:rPr>
        <w:br w:type="page"/>
      </w:r>
    </w:p>
    <w:p w14:paraId="2F311D9A" w14:textId="37B60520" w:rsidR="006812AC" w:rsidRPr="006812AC" w:rsidRDefault="006812AC" w:rsidP="006812AC">
      <w:pPr>
        <w:rPr>
          <w:b/>
          <w:bCs/>
          <w:lang w:val="en-US"/>
        </w:rPr>
      </w:pPr>
      <w:r w:rsidRPr="006812AC">
        <w:rPr>
          <w:b/>
          <w:bCs/>
          <w:lang w:val="en-US"/>
        </w:rPr>
        <w:lastRenderedPageBreak/>
        <w:t>4.7.1 Power Architecture Overview</w:t>
      </w:r>
    </w:p>
    <w:p w14:paraId="0A496747"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230 VAC ──[Fuse]──► [AC-DC PSU]──► 24 VDC ──</w:t>
      </w:r>
      <w:r w:rsidRPr="006812AC">
        <w:rPr>
          <w:rFonts w:ascii="Courier New" w:eastAsia="MS Gothic" w:hAnsi="Courier New" w:cs="Courier New"/>
          <w:sz w:val="16"/>
          <w:szCs w:val="16"/>
          <w:lang w:val="en-US"/>
        </w:rPr>
        <w:t>┬</w:t>
      </w:r>
      <w:r w:rsidRPr="006812AC">
        <w:rPr>
          <w:rFonts w:ascii="Courier New" w:hAnsi="Courier New" w:cs="Courier New"/>
          <w:sz w:val="16"/>
          <w:szCs w:val="16"/>
          <w:lang w:val="en-US"/>
        </w:rPr>
        <w:t>──► Sensors (</w:t>
      </w:r>
      <w:proofErr w:type="spellStart"/>
      <w:r w:rsidRPr="006812AC">
        <w:rPr>
          <w:rFonts w:ascii="Courier New" w:hAnsi="Courier New" w:cs="Courier New"/>
          <w:sz w:val="16"/>
          <w:szCs w:val="16"/>
          <w:lang w:val="en-US"/>
        </w:rPr>
        <w:t>SenseCAP</w:t>
      </w:r>
      <w:proofErr w:type="spellEnd"/>
      <w:r w:rsidRPr="006812AC">
        <w:rPr>
          <w:rFonts w:ascii="Courier New" w:hAnsi="Courier New" w:cs="Courier New"/>
          <w:sz w:val="16"/>
          <w:szCs w:val="16"/>
          <w:lang w:val="en-US"/>
        </w:rPr>
        <w:t xml:space="preserve"> S200, FG6485A)</w:t>
      </w:r>
    </w:p>
    <w:p w14:paraId="3D0BC976"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w:t>
      </w:r>
      <w:r w:rsidRPr="006812AC">
        <w:rPr>
          <w:rFonts w:ascii="Courier New" w:eastAsia="MS Gothic" w:hAnsi="Courier New" w:cs="Courier New"/>
          <w:sz w:val="16"/>
          <w:szCs w:val="16"/>
          <w:lang w:val="en-US"/>
        </w:rPr>
        <w:t>├</w:t>
      </w:r>
      <w:r w:rsidRPr="006812AC">
        <w:rPr>
          <w:rFonts w:ascii="Courier New" w:hAnsi="Courier New" w:cs="Courier New"/>
          <w:sz w:val="16"/>
          <w:szCs w:val="16"/>
          <w:lang w:val="en-US"/>
        </w:rPr>
        <w:t xml:space="preserve">──► Relay contacts → RRK-3 </w:t>
      </w:r>
      <w:proofErr w:type="spellStart"/>
      <w:r w:rsidRPr="006812AC">
        <w:rPr>
          <w:rFonts w:ascii="Courier New" w:hAnsi="Courier New" w:cs="Courier New"/>
          <w:sz w:val="16"/>
          <w:szCs w:val="16"/>
          <w:lang w:val="en-US"/>
        </w:rPr>
        <w:t>sturing</w:t>
      </w:r>
      <w:proofErr w:type="spellEnd"/>
      <w:r w:rsidRPr="006812AC">
        <w:rPr>
          <w:rFonts w:ascii="Courier New" w:hAnsi="Courier New" w:cs="Courier New"/>
          <w:sz w:val="16"/>
          <w:szCs w:val="16"/>
          <w:lang w:val="en-US"/>
        </w:rPr>
        <w:t xml:space="preserve"> (24 V)</w:t>
      </w:r>
    </w:p>
    <w:p w14:paraId="083C9654"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 [DC-DC Buck 24V→5V]</w:t>
      </w:r>
    </w:p>
    <w:p w14:paraId="175FBB8E"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w:t>
      </w:r>
    </w:p>
    <w:p w14:paraId="4EAB026A"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5 VDC ──► LOLIN S3 (→ 3.3 V LDO)</w:t>
      </w:r>
    </w:p>
    <w:p w14:paraId="11886F75"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w:t>
      </w:r>
      <w:r w:rsidRPr="006812AC">
        <w:rPr>
          <w:rFonts w:ascii="Courier New" w:eastAsia="MS Gothic" w:hAnsi="Courier New" w:cs="Courier New"/>
          <w:sz w:val="16"/>
          <w:szCs w:val="16"/>
          <w:lang w:val="en-US"/>
        </w:rPr>
        <w:t>├</w:t>
      </w:r>
      <w:r w:rsidRPr="006812AC">
        <w:rPr>
          <w:rFonts w:ascii="Courier New" w:hAnsi="Courier New" w:cs="Courier New"/>
          <w:sz w:val="16"/>
          <w:szCs w:val="16"/>
          <w:lang w:val="en-US"/>
        </w:rPr>
        <w:t>──► Relay coils (6-ch module)</w:t>
      </w:r>
    </w:p>
    <w:p w14:paraId="3A2891E7"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w:t>
      </w:r>
      <w:r w:rsidRPr="006812AC">
        <w:rPr>
          <w:rFonts w:ascii="Courier New" w:eastAsia="MS Gothic" w:hAnsi="Courier New" w:cs="Courier New"/>
          <w:sz w:val="16"/>
          <w:szCs w:val="16"/>
          <w:lang w:val="en-US"/>
        </w:rPr>
        <w:t>├</w:t>
      </w:r>
      <w:r w:rsidRPr="006812AC">
        <w:rPr>
          <w:rFonts w:ascii="Courier New" w:hAnsi="Courier New" w:cs="Courier New"/>
          <w:sz w:val="16"/>
          <w:szCs w:val="16"/>
          <w:lang w:val="en-US"/>
        </w:rPr>
        <w:t>──► LCD backlight</w:t>
      </w:r>
    </w:p>
    <w:p w14:paraId="41721FD0"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w:t>
      </w:r>
      <w:r w:rsidRPr="006812AC">
        <w:rPr>
          <w:rFonts w:ascii="Courier New" w:eastAsia="MS Gothic" w:hAnsi="Courier New" w:cs="Courier New"/>
          <w:sz w:val="16"/>
          <w:szCs w:val="16"/>
          <w:lang w:val="en-US"/>
        </w:rPr>
        <w:t>├</w:t>
      </w:r>
      <w:r w:rsidRPr="006812AC">
        <w:rPr>
          <w:rFonts w:ascii="Courier New" w:hAnsi="Courier New" w:cs="Courier New"/>
          <w:sz w:val="16"/>
          <w:szCs w:val="16"/>
          <w:lang w:val="en-US"/>
        </w:rPr>
        <w:t>──► RS485 transceiver</w:t>
      </w:r>
    </w:p>
    <w:p w14:paraId="523B40AF"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w:t>
      </w:r>
      <w:r w:rsidRPr="006812AC">
        <w:rPr>
          <w:rFonts w:ascii="Courier New" w:eastAsia="MS Gothic" w:hAnsi="Courier New" w:cs="Courier New"/>
          <w:sz w:val="16"/>
          <w:szCs w:val="16"/>
          <w:lang w:val="en-US"/>
        </w:rPr>
        <w:t>├</w:t>
      </w:r>
      <w:r w:rsidRPr="006812AC">
        <w:rPr>
          <w:rFonts w:ascii="Courier New" w:hAnsi="Courier New" w:cs="Courier New"/>
          <w:sz w:val="16"/>
          <w:szCs w:val="16"/>
          <w:lang w:val="en-US"/>
        </w:rPr>
        <w:t>──► DS3231 RTC</w:t>
      </w:r>
    </w:p>
    <w:p w14:paraId="462D5669" w14:textId="77777777" w:rsidR="006812AC" w:rsidRPr="006812AC" w:rsidRDefault="006812AC" w:rsidP="006812AC">
      <w:pPr>
        <w:spacing w:after="0"/>
        <w:rPr>
          <w:rFonts w:ascii="Courier New" w:hAnsi="Courier New" w:cs="Courier New"/>
          <w:sz w:val="16"/>
          <w:szCs w:val="16"/>
          <w:lang w:val="en-US"/>
        </w:rPr>
      </w:pPr>
      <w:r w:rsidRPr="006812AC">
        <w:rPr>
          <w:rFonts w:ascii="Courier New" w:hAnsi="Courier New" w:cs="Courier New"/>
          <w:sz w:val="16"/>
          <w:szCs w:val="16"/>
          <w:lang w:val="en-US"/>
        </w:rPr>
        <w:t xml:space="preserve">                                                       └──► Status LEDs</w:t>
      </w:r>
    </w:p>
    <w:p w14:paraId="5458D601" w14:textId="77777777" w:rsidR="006812AC" w:rsidRPr="006812AC" w:rsidRDefault="006812AC" w:rsidP="006812AC">
      <w:pPr>
        <w:rPr>
          <w:b/>
          <w:bCs/>
          <w:lang w:val="en-US"/>
        </w:rPr>
      </w:pPr>
      <w:r w:rsidRPr="006812AC">
        <w:rPr>
          <w:b/>
          <w:bCs/>
          <w:lang w:val="en-US"/>
        </w:rPr>
        <w:t>4.7.2 Mains Input and Fuse</w:t>
      </w:r>
    </w:p>
    <w:tbl>
      <w:tblPr>
        <w:tblW w:w="5000" w:type="pct"/>
        <w:tblCellMar>
          <w:top w:w="15" w:type="dxa"/>
          <w:left w:w="15" w:type="dxa"/>
          <w:bottom w:w="15" w:type="dxa"/>
          <w:right w:w="15" w:type="dxa"/>
        </w:tblCellMar>
        <w:tblLook w:val="04A0" w:firstRow="1" w:lastRow="0" w:firstColumn="1" w:lastColumn="0" w:noHBand="0" w:noVBand="1"/>
      </w:tblPr>
      <w:tblGrid>
        <w:gridCol w:w="1636"/>
        <w:gridCol w:w="7708"/>
      </w:tblGrid>
      <w:tr w:rsidR="006812AC" w:rsidRPr="006812AC" w14:paraId="4346B4FF"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F16D8B9"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A8534C8" w14:textId="77777777" w:rsidR="006812AC" w:rsidRPr="006812AC" w:rsidRDefault="006812AC" w:rsidP="006812AC">
            <w:pPr>
              <w:rPr>
                <w:b/>
                <w:bCs/>
                <w:lang w:val="en-US"/>
              </w:rPr>
            </w:pPr>
            <w:r w:rsidRPr="006812AC">
              <w:rPr>
                <w:b/>
                <w:bCs/>
                <w:lang w:val="en-US"/>
              </w:rPr>
              <w:t>Value</w:t>
            </w:r>
          </w:p>
        </w:tc>
      </w:tr>
      <w:tr w:rsidR="006812AC" w:rsidRPr="006812AC" w14:paraId="01D8C008"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9A7A66" w14:textId="77777777" w:rsidR="006812AC" w:rsidRPr="006812AC" w:rsidRDefault="006812AC" w:rsidP="006812AC">
            <w:pPr>
              <w:rPr>
                <w:lang w:val="en-US"/>
              </w:rPr>
            </w:pPr>
            <w:r w:rsidRPr="006812AC">
              <w:rPr>
                <w:lang w:val="en-US"/>
              </w:rPr>
              <w:t>Mains input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653C6" w14:textId="77777777" w:rsidR="006812AC" w:rsidRPr="006812AC" w:rsidRDefault="006812AC" w:rsidP="006812AC">
            <w:pPr>
              <w:rPr>
                <w:lang w:val="en-US"/>
              </w:rPr>
            </w:pPr>
            <w:r w:rsidRPr="006812AC">
              <w:rPr>
                <w:lang w:val="en-US"/>
              </w:rPr>
              <w:t>230 VAC / 50 Hz</w:t>
            </w:r>
          </w:p>
        </w:tc>
      </w:tr>
      <w:tr w:rsidR="006812AC" w:rsidRPr="006812AC" w14:paraId="185E1EA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B9200" w14:textId="77777777" w:rsidR="006812AC" w:rsidRPr="006812AC" w:rsidRDefault="006812AC" w:rsidP="006812AC">
            <w:pPr>
              <w:rPr>
                <w:lang w:val="en-US"/>
              </w:rPr>
            </w:pPr>
            <w:r w:rsidRPr="006812AC">
              <w:rPr>
                <w:lang w:val="en-US"/>
              </w:rPr>
              <w:t>Connection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2CF274" w14:textId="77777777" w:rsidR="006812AC" w:rsidRPr="006812AC" w:rsidRDefault="006812AC" w:rsidP="006812AC">
            <w:pPr>
              <w:rPr>
                <w:lang w:val="en-US"/>
              </w:rPr>
            </w:pPr>
            <w:r w:rsidRPr="006812AC">
              <w:rPr>
                <w:lang w:val="en-US"/>
              </w:rPr>
              <w:t>Screw terminals (L, N, PE) inside enclosure</w:t>
            </w:r>
          </w:p>
        </w:tc>
      </w:tr>
      <w:tr w:rsidR="006812AC" w:rsidRPr="006812AC" w14:paraId="2C5A5DB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CA2C87" w14:textId="77777777" w:rsidR="006812AC" w:rsidRPr="006812AC" w:rsidRDefault="006812AC" w:rsidP="006812AC">
            <w:pPr>
              <w:rPr>
                <w:lang w:val="en-US"/>
              </w:rPr>
            </w:pPr>
            <w:r w:rsidRPr="006812AC">
              <w:rPr>
                <w:lang w:val="en-US"/>
              </w:rPr>
              <w:t>Fuse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1B24AB" w14:textId="77777777" w:rsidR="006812AC" w:rsidRPr="006812AC" w:rsidRDefault="006812AC" w:rsidP="006812AC">
            <w:pPr>
              <w:rPr>
                <w:lang w:val="en-US"/>
              </w:rPr>
            </w:pPr>
            <w:r w:rsidRPr="006812AC">
              <w:rPr>
                <w:lang w:val="en-US"/>
              </w:rPr>
              <w:t>500 mA slow-blow (T0.5A), panel-mount fuse holder</w:t>
            </w:r>
          </w:p>
        </w:tc>
      </w:tr>
      <w:tr w:rsidR="006812AC" w:rsidRPr="006812AC" w14:paraId="32CA55F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9BB54" w14:textId="77777777" w:rsidR="006812AC" w:rsidRPr="006812AC" w:rsidRDefault="006812AC" w:rsidP="006812AC">
            <w:pPr>
              <w:rPr>
                <w:lang w:val="en-US"/>
              </w:rPr>
            </w:pPr>
            <w:r w:rsidRPr="006812AC">
              <w:rPr>
                <w:lang w:val="en-US"/>
              </w:rPr>
              <w:t>Fuse purpose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244DD2" w14:textId="77777777" w:rsidR="006812AC" w:rsidRPr="006812AC" w:rsidRDefault="006812AC" w:rsidP="006812AC">
            <w:pPr>
              <w:rPr>
                <w:lang w:val="en-US"/>
              </w:rPr>
            </w:pPr>
            <w:r w:rsidRPr="006812AC">
              <w:rPr>
                <w:lang w:val="en-US"/>
              </w:rPr>
              <w:t>Protects the AC–DC PSU and mains wiring against overload and short circuit</w:t>
            </w:r>
          </w:p>
        </w:tc>
      </w:tr>
    </w:tbl>
    <w:p w14:paraId="1751CFE9" w14:textId="77777777" w:rsidR="006812AC" w:rsidRPr="006812AC" w:rsidRDefault="006812AC" w:rsidP="006812AC">
      <w:pPr>
        <w:rPr>
          <w:lang w:val="en-US"/>
        </w:rPr>
      </w:pPr>
      <w:r w:rsidRPr="006812AC">
        <w:rPr>
          <w:lang w:val="en-US"/>
        </w:rPr>
        <w:t>Mains wiring must comply with local electrical installation regulations. A cable gland rated IP67 or better is used for the mains cable entry into the enclosure.</w:t>
      </w:r>
    </w:p>
    <w:p w14:paraId="6C3342A7" w14:textId="77777777" w:rsidR="009B1EC4" w:rsidRDefault="009B1EC4">
      <w:pPr>
        <w:rPr>
          <w:b/>
          <w:bCs/>
          <w:lang w:val="en-US"/>
        </w:rPr>
      </w:pPr>
      <w:r>
        <w:rPr>
          <w:b/>
          <w:bCs/>
          <w:lang w:val="en-US"/>
        </w:rPr>
        <w:br w:type="page"/>
      </w:r>
    </w:p>
    <w:p w14:paraId="38A1E0EE" w14:textId="6633CC58" w:rsidR="006812AC" w:rsidRPr="006812AC" w:rsidRDefault="006812AC" w:rsidP="006812AC">
      <w:pPr>
        <w:rPr>
          <w:b/>
          <w:bCs/>
          <w:lang w:val="en-US"/>
        </w:rPr>
      </w:pPr>
      <w:r w:rsidRPr="006812AC">
        <w:rPr>
          <w:b/>
          <w:bCs/>
          <w:lang w:val="en-US"/>
        </w:rPr>
        <w:lastRenderedPageBreak/>
        <w:t>4.7.3 AC–DC Power Supply Module (230 VAC → 24 VDC)</w:t>
      </w:r>
    </w:p>
    <w:tbl>
      <w:tblPr>
        <w:tblW w:w="5000" w:type="pct"/>
        <w:tblCellMar>
          <w:top w:w="15" w:type="dxa"/>
          <w:left w:w="15" w:type="dxa"/>
          <w:bottom w:w="15" w:type="dxa"/>
          <w:right w:w="15" w:type="dxa"/>
        </w:tblCellMar>
        <w:tblLook w:val="04A0" w:firstRow="1" w:lastRow="0" w:firstColumn="1" w:lastColumn="0" w:noHBand="0" w:noVBand="1"/>
      </w:tblPr>
      <w:tblGrid>
        <w:gridCol w:w="2047"/>
        <w:gridCol w:w="7297"/>
      </w:tblGrid>
      <w:tr w:rsidR="006812AC" w:rsidRPr="006812AC" w14:paraId="6529A3FD"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53EE8A6"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96FE825" w14:textId="77777777" w:rsidR="006812AC" w:rsidRPr="006812AC" w:rsidRDefault="006812AC" w:rsidP="006812AC">
            <w:pPr>
              <w:rPr>
                <w:b/>
                <w:bCs/>
                <w:lang w:val="en-US"/>
              </w:rPr>
            </w:pPr>
            <w:r w:rsidRPr="006812AC">
              <w:rPr>
                <w:b/>
                <w:bCs/>
                <w:lang w:val="en-US"/>
              </w:rPr>
              <w:t>Value</w:t>
            </w:r>
          </w:p>
        </w:tc>
      </w:tr>
      <w:tr w:rsidR="006812AC" w:rsidRPr="006812AC" w14:paraId="78BF04D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8504DE" w14:textId="77777777" w:rsidR="006812AC" w:rsidRPr="006812AC" w:rsidRDefault="006812AC" w:rsidP="006812AC">
            <w:pPr>
              <w:rPr>
                <w:lang w:val="en-US"/>
              </w:rPr>
            </w:pPr>
            <w:r w:rsidRPr="006812AC">
              <w:rPr>
                <w:lang w:val="en-US"/>
              </w:rPr>
              <w:t>Module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1877F6" w14:textId="77777777" w:rsidR="006812AC" w:rsidRPr="006812AC" w:rsidRDefault="006812AC" w:rsidP="006812AC">
            <w:pPr>
              <w:rPr>
                <w:lang w:val="en-US"/>
              </w:rPr>
            </w:pPr>
            <w:r w:rsidRPr="006812AC">
              <w:rPr>
                <w:lang w:val="en-US"/>
              </w:rPr>
              <w:t>Enclosed PCB-mount AC–DC converter (e.g. Hi-Link HLK-10M24 or equivalent)</w:t>
            </w:r>
          </w:p>
        </w:tc>
      </w:tr>
      <w:tr w:rsidR="006812AC" w:rsidRPr="006812AC" w14:paraId="320D40F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2A6CB9" w14:textId="77777777" w:rsidR="006812AC" w:rsidRPr="006812AC" w:rsidRDefault="006812AC" w:rsidP="006812AC">
            <w:pPr>
              <w:rPr>
                <w:lang w:val="en-US"/>
              </w:rPr>
            </w:pPr>
            <w:r w:rsidRPr="006812AC">
              <w:rPr>
                <w:lang w:val="en-US"/>
              </w:rPr>
              <w:t>Input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99D857" w14:textId="77777777" w:rsidR="006812AC" w:rsidRPr="006812AC" w:rsidRDefault="006812AC" w:rsidP="006812AC">
            <w:pPr>
              <w:rPr>
                <w:lang w:val="en-US"/>
              </w:rPr>
            </w:pPr>
            <w:r w:rsidRPr="006812AC">
              <w:rPr>
                <w:lang w:val="en-US"/>
              </w:rPr>
              <w:t>85–264 VAC / 50–60 Hz</w:t>
            </w:r>
          </w:p>
        </w:tc>
      </w:tr>
      <w:tr w:rsidR="006812AC" w:rsidRPr="006812AC" w14:paraId="6A9C7D3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8343BD" w14:textId="77777777" w:rsidR="006812AC" w:rsidRPr="006812AC" w:rsidRDefault="006812AC" w:rsidP="006812AC">
            <w:pPr>
              <w:rPr>
                <w:lang w:val="en-US"/>
              </w:rPr>
            </w:pPr>
            <w:r w:rsidRPr="006812AC">
              <w:rPr>
                <w:lang w:val="en-US"/>
              </w:rPr>
              <w:t>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A7FFA" w14:textId="77777777" w:rsidR="006812AC" w:rsidRPr="006812AC" w:rsidRDefault="006812AC" w:rsidP="006812AC">
            <w:pPr>
              <w:rPr>
                <w:lang w:val="en-US"/>
              </w:rPr>
            </w:pPr>
            <w:r w:rsidRPr="006812AC">
              <w:rPr>
                <w:lang w:val="en-US"/>
              </w:rPr>
              <w:t>24 VDC, 420 mA (10 W)</w:t>
            </w:r>
          </w:p>
        </w:tc>
      </w:tr>
      <w:tr w:rsidR="006812AC" w:rsidRPr="006812AC" w14:paraId="0C0A9FD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DDB84" w14:textId="77777777" w:rsidR="006812AC" w:rsidRPr="006812AC" w:rsidRDefault="006812AC" w:rsidP="006812AC">
            <w:pPr>
              <w:rPr>
                <w:lang w:val="en-US"/>
              </w:rPr>
            </w:pPr>
            <w:r w:rsidRPr="006812AC">
              <w:rPr>
                <w:lang w:val="en-US"/>
              </w:rPr>
              <w:t>Efficiency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B1392" w14:textId="77777777" w:rsidR="006812AC" w:rsidRPr="006812AC" w:rsidRDefault="006812AC" w:rsidP="006812AC">
            <w:pPr>
              <w:rPr>
                <w:lang w:val="en-US"/>
              </w:rPr>
            </w:pPr>
            <w:r w:rsidRPr="006812AC">
              <w:rPr>
                <w:lang w:val="en-US"/>
              </w:rPr>
              <w:t>≥ 80%</w:t>
            </w:r>
          </w:p>
        </w:tc>
      </w:tr>
      <w:tr w:rsidR="006812AC" w:rsidRPr="006812AC" w14:paraId="0040B786"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A369E8" w14:textId="77777777" w:rsidR="006812AC" w:rsidRPr="006812AC" w:rsidRDefault="006812AC" w:rsidP="006812AC">
            <w:pPr>
              <w:rPr>
                <w:lang w:val="en-US"/>
              </w:rPr>
            </w:pPr>
            <w:r w:rsidRPr="006812AC">
              <w:rPr>
                <w:lang w:val="en-US"/>
              </w:rPr>
              <w:t>Isolation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22987D" w14:textId="77777777" w:rsidR="006812AC" w:rsidRPr="006812AC" w:rsidRDefault="006812AC" w:rsidP="006812AC">
            <w:pPr>
              <w:rPr>
                <w:lang w:val="en-US"/>
              </w:rPr>
            </w:pPr>
            <w:r w:rsidRPr="006812AC">
              <w:rPr>
                <w:lang w:val="en-US"/>
              </w:rPr>
              <w:t>Reinforced (input–output)</w:t>
            </w:r>
          </w:p>
        </w:tc>
      </w:tr>
      <w:tr w:rsidR="006812AC" w:rsidRPr="006812AC" w14:paraId="6718716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CD476D" w14:textId="77777777" w:rsidR="006812AC" w:rsidRPr="006812AC" w:rsidRDefault="006812AC" w:rsidP="006812AC">
            <w:pPr>
              <w:rPr>
                <w:lang w:val="en-US"/>
              </w:rPr>
            </w:pPr>
            <w:r w:rsidRPr="006812AC">
              <w:rPr>
                <w:lang w:val="en-US"/>
              </w:rPr>
              <w:t>Approvals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9FFD5" w14:textId="77777777" w:rsidR="006812AC" w:rsidRPr="006812AC" w:rsidRDefault="006812AC" w:rsidP="006812AC">
            <w:pPr>
              <w:rPr>
                <w:lang w:val="en-US"/>
              </w:rPr>
            </w:pPr>
            <w:r w:rsidRPr="006812AC">
              <w:rPr>
                <w:lang w:val="en-US"/>
              </w:rPr>
              <w:t>CE, UL</w:t>
            </w:r>
          </w:p>
        </w:tc>
      </w:tr>
      <w:tr w:rsidR="006812AC" w:rsidRPr="006812AC" w14:paraId="06E58DA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48E1C" w14:textId="77777777" w:rsidR="006812AC" w:rsidRPr="006812AC" w:rsidRDefault="006812AC" w:rsidP="006812AC">
            <w:pPr>
              <w:rPr>
                <w:lang w:val="en-US"/>
              </w:rPr>
            </w:pPr>
            <w:r w:rsidRPr="006812AC">
              <w:rPr>
                <w:lang w:val="en-US"/>
              </w:rPr>
              <w:t>Approximate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8C9965" w14:textId="77777777" w:rsidR="006812AC" w:rsidRPr="006812AC" w:rsidRDefault="006812AC" w:rsidP="006812AC">
            <w:pPr>
              <w:rPr>
                <w:lang w:val="en-US"/>
              </w:rPr>
            </w:pPr>
            <w:r w:rsidRPr="006812AC">
              <w:rPr>
                <w:lang w:val="en-US"/>
              </w:rPr>
              <w:t>€8–12</w:t>
            </w:r>
          </w:p>
        </w:tc>
      </w:tr>
    </w:tbl>
    <w:p w14:paraId="2F7766CE" w14:textId="77777777" w:rsidR="006812AC" w:rsidRPr="006812AC" w:rsidRDefault="006812AC" w:rsidP="006812AC">
      <w:pPr>
        <w:rPr>
          <w:lang w:val="en-US"/>
        </w:rPr>
      </w:pPr>
      <w:r w:rsidRPr="006812AC">
        <w:rPr>
          <w:lang w:val="en-US"/>
        </w:rPr>
        <w:t>The 24 V rail feeds the sensors directly and the relay switching circuit. It also feeds the DC–DC buck converter.</w:t>
      </w:r>
    </w:p>
    <w:p w14:paraId="253D4F62" w14:textId="77777777" w:rsidR="009B1EC4" w:rsidRDefault="009B1EC4">
      <w:pPr>
        <w:rPr>
          <w:b/>
          <w:bCs/>
          <w:lang w:val="en-US"/>
        </w:rPr>
      </w:pPr>
      <w:r>
        <w:rPr>
          <w:b/>
          <w:bCs/>
          <w:lang w:val="en-US"/>
        </w:rPr>
        <w:br w:type="page"/>
      </w:r>
    </w:p>
    <w:p w14:paraId="12AFB658" w14:textId="0590F616" w:rsidR="006812AC" w:rsidRPr="006812AC" w:rsidRDefault="006812AC" w:rsidP="006812AC">
      <w:pPr>
        <w:rPr>
          <w:b/>
          <w:bCs/>
          <w:lang w:val="en-US"/>
        </w:rPr>
      </w:pPr>
      <w:r w:rsidRPr="006812AC">
        <w:rPr>
          <w:b/>
          <w:bCs/>
          <w:lang w:val="en-US"/>
        </w:rPr>
        <w:lastRenderedPageBreak/>
        <w:t>4.7.4 DC–DC Buck Converter (24 VDC → 5 VDC)</w:t>
      </w:r>
    </w:p>
    <w:tbl>
      <w:tblPr>
        <w:tblW w:w="5000" w:type="pct"/>
        <w:tblCellMar>
          <w:top w:w="15" w:type="dxa"/>
          <w:left w:w="15" w:type="dxa"/>
          <w:bottom w:w="15" w:type="dxa"/>
          <w:right w:w="15" w:type="dxa"/>
        </w:tblCellMar>
        <w:tblLook w:val="04A0" w:firstRow="1" w:lastRow="0" w:firstColumn="1" w:lastColumn="0" w:noHBand="0" w:noVBand="1"/>
      </w:tblPr>
      <w:tblGrid>
        <w:gridCol w:w="1866"/>
        <w:gridCol w:w="7478"/>
      </w:tblGrid>
      <w:tr w:rsidR="006812AC" w:rsidRPr="006812AC" w14:paraId="146DF8DB"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9F308B6"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BA2178A" w14:textId="77777777" w:rsidR="006812AC" w:rsidRPr="006812AC" w:rsidRDefault="006812AC" w:rsidP="006812AC">
            <w:pPr>
              <w:rPr>
                <w:b/>
                <w:bCs/>
                <w:lang w:val="en-US"/>
              </w:rPr>
            </w:pPr>
            <w:r w:rsidRPr="006812AC">
              <w:rPr>
                <w:b/>
                <w:bCs/>
                <w:lang w:val="en-US"/>
              </w:rPr>
              <w:t>Value</w:t>
            </w:r>
          </w:p>
        </w:tc>
      </w:tr>
      <w:tr w:rsidR="006812AC" w:rsidRPr="006812AC" w14:paraId="06321791"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F09670" w14:textId="77777777" w:rsidR="006812AC" w:rsidRPr="006812AC" w:rsidRDefault="006812AC" w:rsidP="006812AC">
            <w:pPr>
              <w:rPr>
                <w:lang w:val="en-US"/>
              </w:rPr>
            </w:pPr>
            <w:r w:rsidRPr="006812AC">
              <w:rPr>
                <w:lang w:val="en-US"/>
              </w:rPr>
              <w:t>Module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C83F52" w14:textId="77777777" w:rsidR="006812AC" w:rsidRPr="006812AC" w:rsidRDefault="006812AC" w:rsidP="006812AC">
            <w:pPr>
              <w:rPr>
                <w:lang w:val="en-US"/>
              </w:rPr>
            </w:pPr>
            <w:r w:rsidRPr="006812AC">
              <w:rPr>
                <w:lang w:val="en-US"/>
              </w:rPr>
              <w:t>PCB-mount isolated or non-isolated DC–DC buck converter (e.g. Recom TSR-1-2450, Hi-Link HLK-1D2405, or equivalent)</w:t>
            </w:r>
          </w:p>
        </w:tc>
      </w:tr>
      <w:tr w:rsidR="006812AC" w:rsidRPr="006812AC" w14:paraId="64AD5C7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EC302" w14:textId="77777777" w:rsidR="006812AC" w:rsidRPr="006812AC" w:rsidRDefault="006812AC" w:rsidP="006812AC">
            <w:pPr>
              <w:rPr>
                <w:lang w:val="en-US"/>
              </w:rPr>
            </w:pPr>
            <w:r w:rsidRPr="006812AC">
              <w:rPr>
                <w:lang w:val="en-US"/>
              </w:rPr>
              <w:t>Input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BF973" w14:textId="77777777" w:rsidR="006812AC" w:rsidRPr="006812AC" w:rsidRDefault="006812AC" w:rsidP="006812AC">
            <w:pPr>
              <w:rPr>
                <w:lang w:val="en-US"/>
              </w:rPr>
            </w:pPr>
            <w:r w:rsidRPr="006812AC">
              <w:rPr>
                <w:lang w:val="en-US"/>
              </w:rPr>
              <w:t>24 VDC</w:t>
            </w:r>
          </w:p>
        </w:tc>
      </w:tr>
      <w:tr w:rsidR="006812AC" w:rsidRPr="006812AC" w14:paraId="1A7563C9"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C0F0BC" w14:textId="77777777" w:rsidR="006812AC" w:rsidRPr="006812AC" w:rsidRDefault="006812AC" w:rsidP="006812AC">
            <w:pPr>
              <w:rPr>
                <w:lang w:val="en-US"/>
              </w:rPr>
            </w:pPr>
            <w:r w:rsidRPr="006812AC">
              <w:rPr>
                <w:lang w:val="en-US"/>
              </w:rPr>
              <w:t>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E03C48" w14:textId="77777777" w:rsidR="006812AC" w:rsidRPr="006812AC" w:rsidRDefault="006812AC" w:rsidP="006812AC">
            <w:pPr>
              <w:rPr>
                <w:lang w:val="en-US"/>
              </w:rPr>
            </w:pPr>
            <w:r w:rsidRPr="006812AC">
              <w:rPr>
                <w:lang w:val="en-US"/>
              </w:rPr>
              <w:t>5 VDC, 1 A</w:t>
            </w:r>
          </w:p>
        </w:tc>
      </w:tr>
      <w:tr w:rsidR="006812AC" w:rsidRPr="006812AC" w14:paraId="438D9288"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81D064" w14:textId="77777777" w:rsidR="006812AC" w:rsidRPr="006812AC" w:rsidRDefault="006812AC" w:rsidP="006812AC">
            <w:pPr>
              <w:rPr>
                <w:lang w:val="en-US"/>
              </w:rPr>
            </w:pPr>
            <w:r w:rsidRPr="006812AC">
              <w:rPr>
                <w:lang w:val="en-US"/>
              </w:rPr>
              <w:t>Efficiency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2452EA" w14:textId="77777777" w:rsidR="006812AC" w:rsidRPr="006812AC" w:rsidRDefault="006812AC" w:rsidP="006812AC">
            <w:pPr>
              <w:rPr>
                <w:lang w:val="en-US"/>
              </w:rPr>
            </w:pPr>
            <w:r w:rsidRPr="006812AC">
              <w:rPr>
                <w:lang w:val="en-US"/>
              </w:rPr>
              <w:t>≥ 85%</w:t>
            </w:r>
          </w:p>
        </w:tc>
      </w:tr>
      <w:tr w:rsidR="006812AC" w:rsidRPr="006812AC" w14:paraId="318ECEF9"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3B35BD" w14:textId="77777777" w:rsidR="006812AC" w:rsidRPr="006812AC" w:rsidRDefault="006812AC" w:rsidP="006812AC">
            <w:pPr>
              <w:rPr>
                <w:lang w:val="en-US"/>
              </w:rPr>
            </w:pPr>
            <w:r w:rsidRPr="006812AC">
              <w:rPr>
                <w:lang w:val="en-US"/>
              </w:rPr>
              <w:t>Approximate price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94E54" w14:textId="77777777" w:rsidR="006812AC" w:rsidRPr="006812AC" w:rsidRDefault="006812AC" w:rsidP="006812AC">
            <w:pPr>
              <w:rPr>
                <w:lang w:val="en-US"/>
              </w:rPr>
            </w:pPr>
            <w:r w:rsidRPr="006812AC">
              <w:rPr>
                <w:lang w:val="en-US"/>
              </w:rPr>
              <w:t>€3–6</w:t>
            </w:r>
          </w:p>
        </w:tc>
      </w:tr>
    </w:tbl>
    <w:p w14:paraId="4EA6F3DB" w14:textId="77777777" w:rsidR="006812AC" w:rsidRPr="006812AC" w:rsidRDefault="006812AC" w:rsidP="006812AC">
      <w:pPr>
        <w:rPr>
          <w:lang w:val="en-US"/>
        </w:rPr>
      </w:pPr>
      <w:r w:rsidRPr="006812AC">
        <w:rPr>
          <w:lang w:val="en-US"/>
        </w:rPr>
        <w:t>The 5 V output feeds:</w:t>
      </w:r>
    </w:p>
    <w:p w14:paraId="75E60ABF" w14:textId="77777777" w:rsidR="006812AC" w:rsidRPr="006812AC" w:rsidRDefault="006812AC" w:rsidP="00FB4FB9">
      <w:pPr>
        <w:pStyle w:val="Lijstalinea"/>
        <w:numPr>
          <w:ilvl w:val="0"/>
          <w:numId w:val="11"/>
        </w:numPr>
        <w:rPr>
          <w:lang w:val="en-US"/>
        </w:rPr>
      </w:pPr>
      <w:r w:rsidRPr="006812AC">
        <w:rPr>
          <w:lang w:val="en-US"/>
        </w:rPr>
        <w:t>The LOLIN S3 board (5 V in; on-board LDO produces 3.3 V for the MCU core)</w:t>
      </w:r>
    </w:p>
    <w:p w14:paraId="15373AB3" w14:textId="77777777" w:rsidR="006812AC" w:rsidRPr="006812AC" w:rsidRDefault="006812AC" w:rsidP="00FB4FB9">
      <w:pPr>
        <w:pStyle w:val="Lijstalinea"/>
        <w:numPr>
          <w:ilvl w:val="0"/>
          <w:numId w:val="11"/>
        </w:numPr>
        <w:rPr>
          <w:lang w:val="en-US"/>
        </w:rPr>
      </w:pPr>
      <w:r w:rsidRPr="006812AC">
        <w:rPr>
          <w:lang w:val="en-US"/>
        </w:rPr>
        <w:t>The 6-channel relay module (5 V coil supply)</w:t>
      </w:r>
    </w:p>
    <w:p w14:paraId="02D39B81" w14:textId="77777777" w:rsidR="006812AC" w:rsidRPr="006812AC" w:rsidRDefault="006812AC" w:rsidP="00FB4FB9">
      <w:pPr>
        <w:pStyle w:val="Lijstalinea"/>
        <w:numPr>
          <w:ilvl w:val="0"/>
          <w:numId w:val="11"/>
        </w:numPr>
        <w:rPr>
          <w:lang w:val="en-US"/>
        </w:rPr>
      </w:pPr>
      <w:r w:rsidRPr="006812AC">
        <w:rPr>
          <w:lang w:val="en-US"/>
        </w:rPr>
        <w:t>The LCD module backlight</w:t>
      </w:r>
    </w:p>
    <w:p w14:paraId="0B01595E" w14:textId="77777777" w:rsidR="006812AC" w:rsidRPr="006812AC" w:rsidRDefault="006812AC" w:rsidP="00FB4FB9">
      <w:pPr>
        <w:pStyle w:val="Lijstalinea"/>
        <w:numPr>
          <w:ilvl w:val="0"/>
          <w:numId w:val="11"/>
        </w:numPr>
        <w:rPr>
          <w:lang w:val="en-US"/>
        </w:rPr>
      </w:pPr>
      <w:r w:rsidRPr="006812AC">
        <w:rPr>
          <w:lang w:val="en-US"/>
        </w:rPr>
        <w:t>The RS485 transceiver (5 V supply; 3.3 V logic from the LOLIN S3 LDO)</w:t>
      </w:r>
    </w:p>
    <w:p w14:paraId="4DCE12CA" w14:textId="77777777" w:rsidR="006812AC" w:rsidRPr="006812AC" w:rsidRDefault="006812AC" w:rsidP="00FB4FB9">
      <w:pPr>
        <w:pStyle w:val="Lijstalinea"/>
        <w:numPr>
          <w:ilvl w:val="0"/>
          <w:numId w:val="11"/>
        </w:numPr>
        <w:rPr>
          <w:lang w:val="en-US"/>
        </w:rPr>
      </w:pPr>
      <w:r w:rsidRPr="006812AC">
        <w:rPr>
          <w:lang w:val="en-US"/>
        </w:rPr>
        <w:t>The DS3231 RTC module</w:t>
      </w:r>
    </w:p>
    <w:p w14:paraId="75B39D39" w14:textId="77777777" w:rsidR="006812AC" w:rsidRPr="006812AC" w:rsidRDefault="006812AC" w:rsidP="00FB4FB9">
      <w:pPr>
        <w:pStyle w:val="Lijstalinea"/>
        <w:numPr>
          <w:ilvl w:val="0"/>
          <w:numId w:val="11"/>
        </w:numPr>
        <w:rPr>
          <w:lang w:val="en-US"/>
        </w:rPr>
      </w:pPr>
      <w:r w:rsidRPr="006812AC">
        <w:rPr>
          <w:lang w:val="en-US"/>
        </w:rPr>
        <w:t>The status LEDs (via current-limiting resistors; see §4.9)</w:t>
      </w:r>
    </w:p>
    <w:p w14:paraId="06A37A10" w14:textId="77777777" w:rsidR="006812AC" w:rsidRPr="006812AC" w:rsidRDefault="006812AC" w:rsidP="006812AC">
      <w:pPr>
        <w:rPr>
          <w:b/>
          <w:bCs/>
          <w:lang w:val="en-US"/>
        </w:rPr>
      </w:pPr>
      <w:r w:rsidRPr="006812AC">
        <w:rPr>
          <w:b/>
          <w:bCs/>
          <w:lang w:val="en-US"/>
        </w:rPr>
        <w:t>4.7.5 Power Budget</w:t>
      </w:r>
    </w:p>
    <w:p w14:paraId="79D6C4A5" w14:textId="77777777" w:rsidR="009B1EC4" w:rsidRDefault="009B1EC4">
      <w:pPr>
        <w:rPr>
          <w:b/>
          <w:bCs/>
          <w:lang w:val="en-US"/>
        </w:rPr>
      </w:pPr>
      <w:r>
        <w:rPr>
          <w:b/>
          <w:bCs/>
          <w:lang w:val="en-US"/>
        </w:rPr>
        <w:br w:type="page"/>
      </w:r>
    </w:p>
    <w:p w14:paraId="488E7015" w14:textId="3C1B2E94" w:rsidR="006812AC" w:rsidRPr="006812AC" w:rsidRDefault="006812AC" w:rsidP="006812AC">
      <w:pPr>
        <w:rPr>
          <w:lang w:val="en-US"/>
        </w:rPr>
      </w:pPr>
      <w:r w:rsidRPr="006812AC">
        <w:rPr>
          <w:b/>
          <w:bCs/>
          <w:lang w:val="en-US"/>
        </w:rPr>
        <w:lastRenderedPageBreak/>
        <w:t>24 V domain:</w:t>
      </w:r>
    </w:p>
    <w:tbl>
      <w:tblPr>
        <w:tblW w:w="5000" w:type="pct"/>
        <w:tblCellMar>
          <w:top w:w="15" w:type="dxa"/>
          <w:left w:w="15" w:type="dxa"/>
          <w:bottom w:w="15" w:type="dxa"/>
          <w:right w:w="15" w:type="dxa"/>
        </w:tblCellMar>
        <w:tblLook w:val="04A0" w:firstRow="1" w:lastRow="0" w:firstColumn="1" w:lastColumn="0" w:noHBand="0" w:noVBand="1"/>
      </w:tblPr>
      <w:tblGrid>
        <w:gridCol w:w="5478"/>
        <w:gridCol w:w="3866"/>
      </w:tblGrid>
      <w:tr w:rsidR="006812AC" w:rsidRPr="006812AC" w14:paraId="3DD93106"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B6EBF48" w14:textId="77777777" w:rsidR="006812AC" w:rsidRPr="006812AC" w:rsidRDefault="006812AC" w:rsidP="006812AC">
            <w:pPr>
              <w:rPr>
                <w:b/>
                <w:bCs/>
                <w:lang w:val="en-US"/>
              </w:rPr>
            </w:pPr>
            <w:r w:rsidRPr="006812AC">
              <w:rPr>
                <w:b/>
                <w:bCs/>
                <w:lang w:val="en-US"/>
              </w:rPr>
              <w:t>Consumer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2ACE4FB" w14:textId="77777777" w:rsidR="006812AC" w:rsidRPr="006812AC" w:rsidRDefault="006812AC" w:rsidP="006812AC">
            <w:pPr>
              <w:rPr>
                <w:b/>
                <w:bCs/>
                <w:lang w:val="en-US"/>
              </w:rPr>
            </w:pPr>
            <w:r w:rsidRPr="006812AC">
              <w:rPr>
                <w:b/>
                <w:bCs/>
                <w:lang w:val="en-US"/>
              </w:rPr>
              <w:t>Current at 24 V</w:t>
            </w:r>
          </w:p>
        </w:tc>
      </w:tr>
      <w:tr w:rsidR="006812AC" w:rsidRPr="006812AC" w14:paraId="76FC24A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A83BB" w14:textId="77777777" w:rsidR="006812AC" w:rsidRPr="006812AC" w:rsidRDefault="006812AC" w:rsidP="006812AC">
            <w:pPr>
              <w:rPr>
                <w:lang w:val="en-US"/>
              </w:rPr>
            </w:pPr>
            <w:proofErr w:type="spellStart"/>
            <w:r w:rsidRPr="006812AC">
              <w:rPr>
                <w:lang w:val="en-US"/>
              </w:rPr>
              <w:t>SenseCAP</w:t>
            </w:r>
            <w:proofErr w:type="spellEnd"/>
            <w:r w:rsidRPr="006812AC">
              <w:rPr>
                <w:lang w:val="en-US"/>
              </w:rPr>
              <w:t xml:space="preserve"> S200 (via RS485 cable)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DC7186" w14:textId="77777777" w:rsidR="006812AC" w:rsidRPr="006812AC" w:rsidRDefault="006812AC" w:rsidP="006812AC">
            <w:pPr>
              <w:rPr>
                <w:lang w:val="en-US"/>
              </w:rPr>
            </w:pPr>
            <w:r w:rsidRPr="006812AC">
              <w:rPr>
                <w:lang w:val="en-US"/>
              </w:rPr>
              <w:t>~50 mA</w:t>
            </w:r>
          </w:p>
        </w:tc>
      </w:tr>
      <w:tr w:rsidR="006812AC" w:rsidRPr="006812AC" w14:paraId="22E2EC6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1707FD" w14:textId="77777777" w:rsidR="006812AC" w:rsidRPr="006812AC" w:rsidRDefault="006812AC" w:rsidP="006812AC">
            <w:pPr>
              <w:rPr>
                <w:lang w:val="en-US"/>
              </w:rPr>
            </w:pPr>
            <w:r w:rsidRPr="006812AC">
              <w:rPr>
                <w:lang w:val="en-US"/>
              </w:rPr>
              <w:t>FG6485A T/RH (via RS485 cable)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A4F5A" w14:textId="77777777" w:rsidR="006812AC" w:rsidRPr="006812AC" w:rsidRDefault="006812AC" w:rsidP="006812AC">
            <w:pPr>
              <w:rPr>
                <w:lang w:val="en-US"/>
              </w:rPr>
            </w:pPr>
            <w:r w:rsidRPr="006812AC">
              <w:rPr>
                <w:lang w:val="en-US"/>
              </w:rPr>
              <w:t>≤ 15 mA (datasheet)</w:t>
            </w:r>
          </w:p>
        </w:tc>
      </w:tr>
      <w:tr w:rsidR="006812AC" w:rsidRPr="006812AC" w14:paraId="2904946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9370BF" w14:textId="77777777" w:rsidR="006812AC" w:rsidRPr="006812AC" w:rsidRDefault="006812AC" w:rsidP="006812AC">
            <w:pPr>
              <w:rPr>
                <w:lang w:val="en-US"/>
              </w:rPr>
            </w:pPr>
            <w:r w:rsidRPr="006812AC">
              <w:rPr>
                <w:lang w:val="en-US"/>
              </w:rPr>
              <w:t xml:space="preserve">RRK-3 </w:t>
            </w:r>
            <w:proofErr w:type="spellStart"/>
            <w:r w:rsidRPr="006812AC">
              <w:rPr>
                <w:lang w:val="en-US"/>
              </w:rPr>
              <w:t>sturing</w:t>
            </w:r>
            <w:proofErr w:type="spellEnd"/>
            <w:r w:rsidRPr="006812AC">
              <w:rPr>
                <w:lang w:val="en-US"/>
              </w:rPr>
              <w:t xml:space="preserve"> inputs (via relay contacts, max 2 active)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946FA" w14:textId="77777777" w:rsidR="006812AC" w:rsidRPr="006812AC" w:rsidRDefault="006812AC" w:rsidP="006812AC">
            <w:pPr>
              <w:rPr>
                <w:lang w:val="en-US"/>
              </w:rPr>
            </w:pPr>
            <w:r w:rsidRPr="006812AC">
              <w:rPr>
                <w:lang w:val="en-US"/>
              </w:rPr>
              <w:t>~10 mA</w:t>
            </w:r>
          </w:p>
        </w:tc>
      </w:tr>
      <w:tr w:rsidR="006812AC" w:rsidRPr="006812AC" w14:paraId="25634A8B"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BDF402" w14:textId="77777777" w:rsidR="006812AC" w:rsidRPr="006812AC" w:rsidRDefault="006812AC" w:rsidP="006812AC">
            <w:pPr>
              <w:rPr>
                <w:lang w:val="en-US"/>
              </w:rPr>
            </w:pPr>
            <w:r w:rsidRPr="006812AC">
              <w:rPr>
                <w:lang w:val="en-US"/>
              </w:rPr>
              <w:t>DC–DC buck converter input (for 5 V / 700 mA load)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46BA3C" w14:textId="77777777" w:rsidR="006812AC" w:rsidRPr="006812AC" w:rsidRDefault="006812AC" w:rsidP="006812AC">
            <w:pPr>
              <w:rPr>
                <w:lang w:val="en-US"/>
              </w:rPr>
            </w:pPr>
            <w:r w:rsidRPr="006812AC">
              <w:rPr>
                <w:lang w:val="en-US"/>
              </w:rPr>
              <w:t>~175 mA (5 V × 700 mA ÷ 24 V ÷ 0.85)</w:t>
            </w:r>
          </w:p>
        </w:tc>
      </w:tr>
      <w:tr w:rsidR="006812AC" w:rsidRPr="006812AC" w14:paraId="18489FC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2F798E" w14:textId="77777777" w:rsidR="006812AC" w:rsidRPr="006812AC" w:rsidRDefault="006812AC" w:rsidP="006812AC">
            <w:pPr>
              <w:rPr>
                <w:lang w:val="en-US"/>
              </w:rPr>
            </w:pPr>
            <w:r w:rsidRPr="006812AC">
              <w:rPr>
                <w:b/>
                <w:bCs/>
                <w:lang w:val="en-US"/>
              </w:rPr>
              <w:t>Total 24 V (worst case)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572C3A" w14:textId="77777777" w:rsidR="006812AC" w:rsidRPr="006812AC" w:rsidRDefault="006812AC" w:rsidP="006812AC">
            <w:pPr>
              <w:rPr>
                <w:lang w:val="en-US"/>
              </w:rPr>
            </w:pPr>
            <w:r w:rsidRPr="006812AC">
              <w:rPr>
                <w:b/>
                <w:bCs/>
                <w:lang w:val="en-US"/>
              </w:rPr>
              <w:t>~250 mA</w:t>
            </w:r>
          </w:p>
        </w:tc>
      </w:tr>
    </w:tbl>
    <w:p w14:paraId="3526BF62" w14:textId="77777777" w:rsidR="006812AC" w:rsidRPr="006812AC" w:rsidRDefault="006812AC" w:rsidP="006812AC">
      <w:pPr>
        <w:rPr>
          <w:lang w:val="en-US"/>
        </w:rPr>
      </w:pPr>
      <w:r w:rsidRPr="006812AC">
        <w:rPr>
          <w:lang w:val="en-US"/>
        </w:rPr>
        <w:t>The HLK-10M24 is rated at 420 mA. Load is approximately 250 mA, giving ~40% headroom.</w:t>
      </w:r>
    </w:p>
    <w:p w14:paraId="2A88D284" w14:textId="77777777" w:rsidR="006812AC" w:rsidRPr="006812AC" w:rsidRDefault="006812AC" w:rsidP="006812AC">
      <w:pPr>
        <w:rPr>
          <w:lang w:val="en-US"/>
        </w:rPr>
      </w:pPr>
      <w:r w:rsidRPr="006812AC">
        <w:rPr>
          <w:b/>
          <w:bCs/>
          <w:lang w:val="en-US"/>
        </w:rPr>
        <w:t>5 V domain:</w:t>
      </w:r>
    </w:p>
    <w:tbl>
      <w:tblPr>
        <w:tblW w:w="5000" w:type="pct"/>
        <w:tblCellMar>
          <w:top w:w="15" w:type="dxa"/>
          <w:left w:w="15" w:type="dxa"/>
          <w:bottom w:w="15" w:type="dxa"/>
          <w:right w:w="15" w:type="dxa"/>
        </w:tblCellMar>
        <w:tblLook w:val="04A0" w:firstRow="1" w:lastRow="0" w:firstColumn="1" w:lastColumn="0" w:noHBand="0" w:noVBand="1"/>
      </w:tblPr>
      <w:tblGrid>
        <w:gridCol w:w="6375"/>
        <w:gridCol w:w="2969"/>
      </w:tblGrid>
      <w:tr w:rsidR="006812AC" w:rsidRPr="006812AC" w14:paraId="5B90BBA6"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E00E978" w14:textId="77777777" w:rsidR="006812AC" w:rsidRPr="006812AC" w:rsidRDefault="006812AC" w:rsidP="006812AC">
            <w:pPr>
              <w:rPr>
                <w:b/>
                <w:bCs/>
                <w:lang w:val="en-US"/>
              </w:rPr>
            </w:pPr>
            <w:r w:rsidRPr="006812AC">
              <w:rPr>
                <w:b/>
                <w:bCs/>
                <w:lang w:val="en-US"/>
              </w:rPr>
              <w:t>Consumer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409806D" w14:textId="77777777" w:rsidR="006812AC" w:rsidRPr="006812AC" w:rsidRDefault="006812AC" w:rsidP="006812AC">
            <w:pPr>
              <w:rPr>
                <w:b/>
                <w:bCs/>
                <w:lang w:val="en-US"/>
              </w:rPr>
            </w:pPr>
            <w:r w:rsidRPr="006812AC">
              <w:rPr>
                <w:b/>
                <w:bCs/>
                <w:lang w:val="en-US"/>
              </w:rPr>
              <w:t>Current at 5 V</w:t>
            </w:r>
          </w:p>
        </w:tc>
      </w:tr>
      <w:tr w:rsidR="006812AC" w:rsidRPr="006812AC" w14:paraId="1BF739D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7BB847" w14:textId="77777777" w:rsidR="006812AC" w:rsidRPr="006812AC" w:rsidRDefault="006812AC" w:rsidP="006812AC">
            <w:pPr>
              <w:rPr>
                <w:lang w:val="en-US"/>
              </w:rPr>
            </w:pPr>
            <w:r w:rsidRPr="006812AC">
              <w:rPr>
                <w:lang w:val="en-US"/>
              </w:rPr>
              <w:t xml:space="preserve">LOLIN S3 (ESP32-S3, </w:t>
            </w:r>
            <w:proofErr w:type="spellStart"/>
            <w:r w:rsidRPr="006812AC">
              <w:rPr>
                <w:lang w:val="en-US"/>
              </w:rPr>
              <w:t>WiFi</w:t>
            </w:r>
            <w:proofErr w:type="spellEnd"/>
            <w:r w:rsidRPr="006812AC">
              <w:rPr>
                <w:lang w:val="en-US"/>
              </w:rPr>
              <w:t xml:space="preserve"> active)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967FD" w14:textId="77777777" w:rsidR="006812AC" w:rsidRPr="006812AC" w:rsidRDefault="006812AC" w:rsidP="006812AC">
            <w:pPr>
              <w:rPr>
                <w:lang w:val="en-US"/>
              </w:rPr>
            </w:pPr>
            <w:r w:rsidRPr="006812AC">
              <w:rPr>
                <w:lang w:val="en-US"/>
              </w:rPr>
              <w:t>~250 mA</w:t>
            </w:r>
          </w:p>
        </w:tc>
      </w:tr>
      <w:tr w:rsidR="006812AC" w:rsidRPr="006812AC" w14:paraId="6EE5836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72BA47" w14:textId="77777777" w:rsidR="006812AC" w:rsidRPr="006812AC" w:rsidRDefault="006812AC" w:rsidP="006812AC">
            <w:pPr>
              <w:rPr>
                <w:lang w:val="en-US"/>
              </w:rPr>
            </w:pPr>
            <w:r w:rsidRPr="006812AC">
              <w:rPr>
                <w:lang w:val="en-US"/>
              </w:rPr>
              <w:t xml:space="preserve">6-channel relay module (all 6 relays </w:t>
            </w:r>
            <w:proofErr w:type="spellStart"/>
            <w:r w:rsidRPr="006812AC">
              <w:rPr>
                <w:lang w:val="en-US"/>
              </w:rPr>
              <w:t>energised</w:t>
            </w:r>
            <w:proofErr w:type="spellEnd"/>
            <w:r w:rsidRPr="006812AC">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13972" w14:textId="77777777" w:rsidR="006812AC" w:rsidRPr="006812AC" w:rsidRDefault="006812AC" w:rsidP="006812AC">
            <w:pPr>
              <w:rPr>
                <w:lang w:val="en-US"/>
              </w:rPr>
            </w:pPr>
            <w:r w:rsidRPr="006812AC">
              <w:rPr>
                <w:lang w:val="en-US"/>
              </w:rPr>
              <w:t>~360 mA (60 mA × 6)</w:t>
            </w:r>
          </w:p>
        </w:tc>
      </w:tr>
      <w:tr w:rsidR="006812AC" w:rsidRPr="006812AC" w14:paraId="31FE0022"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F01BED" w14:textId="77777777" w:rsidR="006812AC" w:rsidRPr="006812AC" w:rsidRDefault="006812AC" w:rsidP="006812AC">
            <w:pPr>
              <w:rPr>
                <w:lang w:val="en-US"/>
              </w:rPr>
            </w:pPr>
            <w:r w:rsidRPr="006812AC">
              <w:rPr>
                <w:lang w:val="en-US"/>
              </w:rPr>
              <w:t>LCD module (backlight 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C54CD" w14:textId="77777777" w:rsidR="006812AC" w:rsidRPr="006812AC" w:rsidRDefault="006812AC" w:rsidP="006812AC">
            <w:pPr>
              <w:rPr>
                <w:lang w:val="en-US"/>
              </w:rPr>
            </w:pPr>
            <w:r w:rsidRPr="006812AC">
              <w:rPr>
                <w:lang w:val="en-US"/>
              </w:rPr>
              <w:t>~40 mA</w:t>
            </w:r>
          </w:p>
        </w:tc>
      </w:tr>
      <w:tr w:rsidR="006812AC" w:rsidRPr="006812AC" w14:paraId="25456F38"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57F303" w14:textId="77777777" w:rsidR="006812AC" w:rsidRPr="006812AC" w:rsidRDefault="006812AC" w:rsidP="006812AC">
            <w:pPr>
              <w:rPr>
                <w:lang w:val="en-US"/>
              </w:rPr>
            </w:pPr>
            <w:r w:rsidRPr="006812AC">
              <w:rPr>
                <w:lang w:val="en-US"/>
              </w:rPr>
              <w:t>RS485 transceiver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12B20C" w14:textId="77777777" w:rsidR="006812AC" w:rsidRPr="006812AC" w:rsidRDefault="006812AC" w:rsidP="006812AC">
            <w:pPr>
              <w:rPr>
                <w:lang w:val="en-US"/>
              </w:rPr>
            </w:pPr>
            <w:r w:rsidRPr="006812AC">
              <w:rPr>
                <w:lang w:val="en-US"/>
              </w:rPr>
              <w:t>~10 mA</w:t>
            </w:r>
          </w:p>
        </w:tc>
      </w:tr>
      <w:tr w:rsidR="006812AC" w:rsidRPr="006812AC" w14:paraId="0AA2589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890A8" w14:textId="77777777" w:rsidR="006812AC" w:rsidRPr="006812AC" w:rsidRDefault="006812AC" w:rsidP="006812AC">
            <w:pPr>
              <w:rPr>
                <w:lang w:val="en-US"/>
              </w:rPr>
            </w:pPr>
            <w:r w:rsidRPr="006812AC">
              <w:rPr>
                <w:lang w:val="en-US"/>
              </w:rPr>
              <w:t>DS3231 RTC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626AA6" w14:textId="77777777" w:rsidR="006812AC" w:rsidRPr="006812AC" w:rsidRDefault="006812AC" w:rsidP="006812AC">
            <w:pPr>
              <w:rPr>
                <w:lang w:val="en-US"/>
              </w:rPr>
            </w:pPr>
            <w:r w:rsidRPr="006812AC">
              <w:rPr>
                <w:lang w:val="en-US"/>
              </w:rPr>
              <w:t>~2 mA</w:t>
            </w:r>
          </w:p>
        </w:tc>
      </w:tr>
      <w:tr w:rsidR="006812AC" w:rsidRPr="006812AC" w14:paraId="6C61C74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2E780C" w14:textId="77777777" w:rsidR="006812AC" w:rsidRPr="006812AC" w:rsidRDefault="006812AC" w:rsidP="006812AC">
            <w:pPr>
              <w:rPr>
                <w:lang w:val="en-US"/>
              </w:rPr>
            </w:pPr>
            <w:r w:rsidRPr="006812AC">
              <w:rPr>
                <w:lang w:val="en-US"/>
              </w:rPr>
              <w:t>Status LEDs (PWR + HB + 6 relay, all 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C0253F" w14:textId="77777777" w:rsidR="006812AC" w:rsidRPr="006812AC" w:rsidRDefault="006812AC" w:rsidP="006812AC">
            <w:pPr>
              <w:rPr>
                <w:lang w:val="en-US"/>
              </w:rPr>
            </w:pPr>
            <w:r w:rsidRPr="006812AC">
              <w:rPr>
                <w:lang w:val="en-US"/>
              </w:rPr>
              <w:t>~16 mA (2 mA × 8)</w:t>
            </w:r>
          </w:p>
        </w:tc>
      </w:tr>
      <w:tr w:rsidR="006812AC" w:rsidRPr="006812AC" w14:paraId="3CF57589"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264C53" w14:textId="77777777" w:rsidR="006812AC" w:rsidRPr="006812AC" w:rsidRDefault="006812AC" w:rsidP="006812AC">
            <w:pPr>
              <w:rPr>
                <w:lang w:val="en-US"/>
              </w:rPr>
            </w:pPr>
            <w:r w:rsidRPr="006812AC">
              <w:rPr>
                <w:b/>
                <w:bCs/>
                <w:lang w:val="en-US"/>
              </w:rPr>
              <w:t>Total 5 V (worst case)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4AF714" w14:textId="77777777" w:rsidR="006812AC" w:rsidRPr="006812AC" w:rsidRDefault="006812AC" w:rsidP="006812AC">
            <w:pPr>
              <w:rPr>
                <w:lang w:val="en-US"/>
              </w:rPr>
            </w:pPr>
            <w:r w:rsidRPr="006812AC">
              <w:rPr>
                <w:b/>
                <w:bCs/>
                <w:lang w:val="en-US"/>
              </w:rPr>
              <w:t>~678 mA</w:t>
            </w:r>
          </w:p>
        </w:tc>
      </w:tr>
    </w:tbl>
    <w:p w14:paraId="2FAAD63F" w14:textId="77777777" w:rsidR="006812AC" w:rsidRPr="006812AC" w:rsidRDefault="006812AC" w:rsidP="006812AC">
      <w:pPr>
        <w:rPr>
          <w:lang w:val="en-US"/>
        </w:rPr>
      </w:pPr>
      <w:r w:rsidRPr="006812AC">
        <w:rPr>
          <w:lang w:val="en-US"/>
        </w:rPr>
        <w:lastRenderedPageBreak/>
        <w:t>The DC–DC buck converter is rated at 1000 mA. Load is approximately 678 mA, giving ~32% headroom.</w:t>
      </w:r>
    </w:p>
    <w:p w14:paraId="47EA01AF" w14:textId="77777777" w:rsidR="006812AC" w:rsidRPr="006812AC" w:rsidRDefault="006812AC" w:rsidP="006812AC">
      <w:pPr>
        <w:rPr>
          <w:lang w:val="en-US"/>
        </w:rPr>
      </w:pPr>
      <w:r w:rsidRPr="006812AC">
        <w:rPr>
          <w:b/>
          <w:bCs/>
          <w:lang w:val="en-US"/>
        </w:rPr>
        <w:t>Note:</w:t>
      </w:r>
      <w:r w:rsidRPr="006812AC">
        <w:rPr>
          <w:lang w:val="en-US"/>
        </w:rPr>
        <w:t xml:space="preserve"> All 6 relays being simultaneously </w:t>
      </w:r>
      <w:proofErr w:type="spellStart"/>
      <w:r w:rsidRPr="006812AC">
        <w:rPr>
          <w:lang w:val="en-US"/>
        </w:rPr>
        <w:t>energised</w:t>
      </w:r>
      <w:proofErr w:type="spellEnd"/>
      <w:r w:rsidRPr="006812AC">
        <w:rPr>
          <w:lang w:val="en-US"/>
        </w:rPr>
        <w:t xml:space="preserve"> is a worst case that does not occur in normal operation (at most 3 relays active: one per motor channel, either OPEN or CLOSE). Typical 5 V current is therefore significantly lower.</w:t>
      </w:r>
    </w:p>
    <w:p w14:paraId="3BF1D731" w14:textId="77777777" w:rsidR="006812AC" w:rsidRPr="006812AC" w:rsidRDefault="006812AC" w:rsidP="006812AC">
      <w:pPr>
        <w:rPr>
          <w:b/>
          <w:bCs/>
          <w:lang w:val="en-US"/>
        </w:rPr>
      </w:pPr>
      <w:r w:rsidRPr="006812AC">
        <w:rPr>
          <w:b/>
          <w:bCs/>
          <w:lang w:val="en-US"/>
        </w:rPr>
        <w:t>4.8 SD Card (Optional)</w:t>
      </w:r>
    </w:p>
    <w:tbl>
      <w:tblPr>
        <w:tblW w:w="5000" w:type="pct"/>
        <w:tblCellMar>
          <w:top w:w="15" w:type="dxa"/>
          <w:left w:w="15" w:type="dxa"/>
          <w:bottom w:w="15" w:type="dxa"/>
          <w:right w:w="15" w:type="dxa"/>
        </w:tblCellMar>
        <w:tblLook w:val="04A0" w:firstRow="1" w:lastRow="0" w:firstColumn="1" w:lastColumn="0" w:noHBand="0" w:noVBand="1"/>
      </w:tblPr>
      <w:tblGrid>
        <w:gridCol w:w="1378"/>
        <w:gridCol w:w="7966"/>
      </w:tblGrid>
      <w:tr w:rsidR="006812AC" w:rsidRPr="006812AC" w14:paraId="509479E2"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7D9443F"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51C0FBB" w14:textId="77777777" w:rsidR="006812AC" w:rsidRPr="006812AC" w:rsidRDefault="006812AC" w:rsidP="006812AC">
            <w:pPr>
              <w:rPr>
                <w:b/>
                <w:bCs/>
                <w:lang w:val="en-US"/>
              </w:rPr>
            </w:pPr>
            <w:r w:rsidRPr="006812AC">
              <w:rPr>
                <w:b/>
                <w:bCs/>
                <w:lang w:val="en-US"/>
              </w:rPr>
              <w:t>Value</w:t>
            </w:r>
          </w:p>
        </w:tc>
      </w:tr>
      <w:tr w:rsidR="006812AC" w:rsidRPr="006812AC" w14:paraId="72D17D3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4C42B" w14:textId="77777777" w:rsidR="006812AC" w:rsidRPr="006812AC" w:rsidRDefault="006812AC" w:rsidP="006812AC">
            <w:pPr>
              <w:rPr>
                <w:lang w:val="en-US"/>
              </w:rPr>
            </w:pPr>
            <w:r w:rsidRPr="006812AC">
              <w:rPr>
                <w:lang w:val="en-US"/>
              </w:rPr>
              <w:t>Interface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B68322" w14:textId="77777777" w:rsidR="006812AC" w:rsidRPr="006812AC" w:rsidRDefault="006812AC" w:rsidP="006812AC">
            <w:pPr>
              <w:rPr>
                <w:lang w:val="en-US"/>
              </w:rPr>
            </w:pPr>
            <w:r w:rsidRPr="006812AC">
              <w:rPr>
                <w:lang w:val="en-US"/>
              </w:rPr>
              <w:t>SPI (MOSI, MISO, CLK, CS)</w:t>
            </w:r>
          </w:p>
        </w:tc>
      </w:tr>
      <w:tr w:rsidR="006812AC" w:rsidRPr="006812AC" w14:paraId="1729D0D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D032A" w14:textId="77777777" w:rsidR="006812AC" w:rsidRPr="006812AC" w:rsidRDefault="006812AC" w:rsidP="006812AC">
            <w:pPr>
              <w:rPr>
                <w:lang w:val="en-US"/>
              </w:rPr>
            </w:pPr>
            <w:r w:rsidRPr="006812AC">
              <w:rPr>
                <w:lang w:val="en-US"/>
              </w:rPr>
              <w:t>Format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2F42FE" w14:textId="77777777" w:rsidR="006812AC" w:rsidRPr="006812AC" w:rsidRDefault="006812AC" w:rsidP="006812AC">
            <w:pPr>
              <w:rPr>
                <w:lang w:val="en-US"/>
              </w:rPr>
            </w:pPr>
            <w:r w:rsidRPr="006812AC">
              <w:rPr>
                <w:lang w:val="en-US"/>
              </w:rPr>
              <w:t>FAT32</w:t>
            </w:r>
          </w:p>
        </w:tc>
      </w:tr>
      <w:tr w:rsidR="006812AC" w:rsidRPr="006812AC" w14:paraId="147FD40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3E3F72" w14:textId="77777777" w:rsidR="006812AC" w:rsidRPr="006812AC" w:rsidRDefault="006812AC" w:rsidP="006812AC">
            <w:pPr>
              <w:rPr>
                <w:lang w:val="en-US"/>
              </w:rPr>
            </w:pPr>
            <w:r w:rsidRPr="006812AC">
              <w:rPr>
                <w:lang w:val="en-US"/>
              </w:rPr>
              <w:t>Purpose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4C2BF" w14:textId="77777777" w:rsidR="006812AC" w:rsidRPr="006812AC" w:rsidRDefault="006812AC" w:rsidP="006812AC">
            <w:pPr>
              <w:rPr>
                <w:lang w:val="en-US"/>
              </w:rPr>
            </w:pPr>
            <w:r w:rsidRPr="006812AC">
              <w:rPr>
                <w:lang w:val="en-US"/>
              </w:rPr>
              <w:t>Extended event log retention; offline retrieval</w:t>
            </w:r>
          </w:p>
        </w:tc>
      </w:tr>
      <w:tr w:rsidR="006812AC" w:rsidRPr="006812AC" w14:paraId="09373389"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F6FF8C" w14:textId="77777777" w:rsidR="006812AC" w:rsidRPr="006812AC" w:rsidRDefault="006812AC" w:rsidP="006812AC">
            <w:pPr>
              <w:rPr>
                <w:lang w:val="en-US"/>
              </w:rPr>
            </w:pPr>
            <w:proofErr w:type="spellStart"/>
            <w:r w:rsidRPr="006812AC">
              <w:rPr>
                <w:lang w:val="en-US"/>
              </w:rPr>
              <w:t>MoSCoW</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B65066" w14:textId="77777777" w:rsidR="006812AC" w:rsidRPr="006812AC" w:rsidRDefault="006812AC" w:rsidP="006812AC">
            <w:pPr>
              <w:rPr>
                <w:lang w:val="en-US"/>
              </w:rPr>
            </w:pPr>
            <w:r w:rsidRPr="006812AC">
              <w:rPr>
                <w:lang w:val="en-US"/>
              </w:rPr>
              <w:t>Could</w:t>
            </w:r>
          </w:p>
        </w:tc>
      </w:tr>
      <w:tr w:rsidR="006812AC" w:rsidRPr="006812AC" w14:paraId="77A896D9"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0BBBA" w14:textId="77777777" w:rsidR="006812AC" w:rsidRPr="006812AC" w:rsidRDefault="006812AC" w:rsidP="006812AC">
            <w:pPr>
              <w:rPr>
                <w:lang w:val="en-US"/>
              </w:rPr>
            </w:pPr>
            <w:r w:rsidRPr="006812AC">
              <w:rPr>
                <w:lang w:val="en-US"/>
              </w:rPr>
              <w:t>Notes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EEA7CF" w14:textId="77777777" w:rsidR="006812AC" w:rsidRPr="006812AC" w:rsidRDefault="006812AC" w:rsidP="006812AC">
            <w:pPr>
              <w:rPr>
                <w:lang w:val="en-US"/>
              </w:rPr>
            </w:pPr>
            <w:r w:rsidRPr="006812AC">
              <w:rPr>
                <w:lang w:val="en-US"/>
              </w:rPr>
              <w:t>SD card slot to be included on PCB; populated only if the feature is required</w:t>
            </w:r>
          </w:p>
        </w:tc>
      </w:tr>
    </w:tbl>
    <w:p w14:paraId="19AFFD58" w14:textId="77777777" w:rsidR="006812AC" w:rsidRPr="006812AC" w:rsidRDefault="006812AC" w:rsidP="006812AC">
      <w:pPr>
        <w:rPr>
          <w:lang w:val="en-US"/>
        </w:rPr>
      </w:pPr>
      <w:r w:rsidRPr="006812AC">
        <w:rPr>
          <w:lang w:val="en-US"/>
        </w:rPr>
        <w:t>The ESP32-S3 SPI peripheral supports SD cards in SPI mode without additional hardware. The firmware uses SD card presence detection to determine whether to write logs to the card or fall back to internal NVS flash (FRS FR-LG08).</w:t>
      </w:r>
    </w:p>
    <w:p w14:paraId="2717041F" w14:textId="77777777" w:rsidR="006812AC" w:rsidRPr="006812AC" w:rsidRDefault="006812AC" w:rsidP="006812AC">
      <w:pPr>
        <w:rPr>
          <w:b/>
          <w:bCs/>
          <w:lang w:val="en-US"/>
        </w:rPr>
      </w:pPr>
      <w:r w:rsidRPr="006812AC">
        <w:rPr>
          <w:b/>
          <w:bCs/>
          <w:lang w:val="en-US"/>
        </w:rPr>
        <w:t>4.9 Status LEDs</w:t>
      </w:r>
    </w:p>
    <w:p w14:paraId="3905ED42" w14:textId="77777777" w:rsidR="006812AC" w:rsidRPr="006812AC" w:rsidRDefault="006812AC" w:rsidP="006812AC">
      <w:pPr>
        <w:rPr>
          <w:lang w:val="en-US"/>
        </w:rPr>
      </w:pPr>
      <w:r w:rsidRPr="006812AC">
        <w:rPr>
          <w:lang w:val="en-US"/>
        </w:rPr>
        <w:t xml:space="preserve">Status LEDs on the PCB provide instant visual feedback on the operating state of the controller without needing a connected device. All LEDs are mounted directly on the PCB. Because the enclosure has a </w:t>
      </w:r>
      <w:r w:rsidRPr="006812AC">
        <w:rPr>
          <w:b/>
          <w:bCs/>
          <w:lang w:val="en-US"/>
        </w:rPr>
        <w:t>transparent cover</w:t>
      </w:r>
      <w:r w:rsidRPr="006812AC">
        <w:rPr>
          <w:lang w:val="en-US"/>
        </w:rPr>
        <w:t>, the LEDs are fully visible to the operator without any holes, light pipes, or panel-mount LED holders in the cover. This simplifies the mechanical design and preserves the IP67 rating of the sealed cover.</w:t>
      </w:r>
    </w:p>
    <w:p w14:paraId="3C467AB0" w14:textId="77777777" w:rsidR="009B1EC4" w:rsidRDefault="009B1EC4">
      <w:pPr>
        <w:rPr>
          <w:b/>
          <w:bCs/>
          <w:lang w:val="en-US"/>
        </w:rPr>
      </w:pPr>
      <w:r>
        <w:rPr>
          <w:b/>
          <w:bCs/>
          <w:lang w:val="en-US"/>
        </w:rPr>
        <w:br w:type="page"/>
      </w:r>
    </w:p>
    <w:p w14:paraId="336BC835" w14:textId="04EABC4D" w:rsidR="006812AC" w:rsidRPr="006812AC" w:rsidRDefault="006812AC" w:rsidP="006812AC">
      <w:pPr>
        <w:rPr>
          <w:b/>
          <w:bCs/>
          <w:lang w:val="en-US"/>
        </w:rPr>
      </w:pPr>
      <w:r w:rsidRPr="006812AC">
        <w:rPr>
          <w:b/>
          <w:bCs/>
          <w:lang w:val="en-US"/>
        </w:rPr>
        <w:lastRenderedPageBreak/>
        <w:t>4.9.1 LED Overview</w:t>
      </w:r>
    </w:p>
    <w:tbl>
      <w:tblPr>
        <w:tblW w:w="5000" w:type="pct"/>
        <w:tblCellMar>
          <w:top w:w="15" w:type="dxa"/>
          <w:left w:w="15" w:type="dxa"/>
          <w:bottom w:w="15" w:type="dxa"/>
          <w:right w:w="15" w:type="dxa"/>
        </w:tblCellMar>
        <w:tblLook w:val="04A0" w:firstRow="1" w:lastRow="0" w:firstColumn="1" w:lastColumn="0" w:noHBand="0" w:noVBand="1"/>
      </w:tblPr>
      <w:tblGrid>
        <w:gridCol w:w="1689"/>
        <w:gridCol w:w="982"/>
        <w:gridCol w:w="1181"/>
        <w:gridCol w:w="3571"/>
        <w:gridCol w:w="1921"/>
      </w:tblGrid>
      <w:tr w:rsidR="006812AC" w:rsidRPr="006812AC" w14:paraId="35AB748A"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8EC5AD1" w14:textId="77777777" w:rsidR="006812AC" w:rsidRPr="006812AC" w:rsidRDefault="006812AC" w:rsidP="006812AC">
            <w:pPr>
              <w:rPr>
                <w:b/>
                <w:bCs/>
                <w:lang w:val="en-US"/>
              </w:rPr>
            </w:pPr>
            <w:r w:rsidRPr="006812AC">
              <w:rPr>
                <w:b/>
                <w:bCs/>
                <w:lang w:val="en-US"/>
              </w:rPr>
              <w:t>LED label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E64DB4B" w14:textId="77777777" w:rsidR="006812AC" w:rsidRPr="006812AC" w:rsidRDefault="006812AC" w:rsidP="006812AC">
            <w:pPr>
              <w:rPr>
                <w:b/>
                <w:bCs/>
                <w:lang w:val="en-US"/>
              </w:rPr>
            </w:pPr>
            <w:proofErr w:type="spellStart"/>
            <w:r w:rsidRPr="006812AC">
              <w:rPr>
                <w:b/>
                <w:bCs/>
                <w:lang w:val="en-US"/>
              </w:rPr>
              <w:t>Colour</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E3D9E24" w14:textId="77777777" w:rsidR="006812AC" w:rsidRPr="006812AC" w:rsidRDefault="006812AC" w:rsidP="006812AC">
            <w:pPr>
              <w:rPr>
                <w:b/>
                <w:bCs/>
                <w:lang w:val="en-US"/>
              </w:rPr>
            </w:pPr>
            <w:r w:rsidRPr="006812AC">
              <w:rPr>
                <w:b/>
                <w:bCs/>
                <w:lang w:val="en-US"/>
              </w:rPr>
              <w:t>Quantity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4CE8B95F" w14:textId="77777777" w:rsidR="006812AC" w:rsidRPr="006812AC" w:rsidRDefault="006812AC" w:rsidP="006812AC">
            <w:pPr>
              <w:rPr>
                <w:b/>
                <w:bCs/>
                <w:lang w:val="en-US"/>
              </w:rPr>
            </w:pPr>
            <w:r w:rsidRPr="006812AC">
              <w:rPr>
                <w:b/>
                <w:bCs/>
                <w:lang w:val="en-US"/>
              </w:rPr>
              <w:t>Drive source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171C59BD" w14:textId="77777777" w:rsidR="006812AC" w:rsidRPr="006812AC" w:rsidRDefault="006812AC" w:rsidP="006812AC">
            <w:pPr>
              <w:rPr>
                <w:b/>
                <w:bCs/>
                <w:lang w:val="en-US"/>
              </w:rPr>
            </w:pPr>
            <w:r w:rsidRPr="006812AC">
              <w:rPr>
                <w:b/>
                <w:bCs/>
                <w:lang w:val="en-US"/>
              </w:rPr>
              <w:t>Extra GPIO</w:t>
            </w:r>
          </w:p>
        </w:tc>
      </w:tr>
      <w:tr w:rsidR="006812AC" w:rsidRPr="006812AC" w14:paraId="5D44D306"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A2938C" w14:textId="77777777" w:rsidR="006812AC" w:rsidRPr="006812AC" w:rsidRDefault="006812AC" w:rsidP="006812AC">
            <w:pPr>
              <w:rPr>
                <w:lang w:val="en-US"/>
              </w:rPr>
            </w:pPr>
            <w:r w:rsidRPr="006812AC">
              <w:rPr>
                <w:lang w:val="en-US"/>
              </w:rPr>
              <w:t>PWR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032B4A" w14:textId="77777777" w:rsidR="006812AC" w:rsidRPr="006812AC" w:rsidRDefault="006812AC" w:rsidP="006812AC">
            <w:pPr>
              <w:rPr>
                <w:lang w:val="en-US"/>
              </w:rPr>
            </w:pPr>
            <w:r w:rsidRPr="006812AC">
              <w:rPr>
                <w:lang w:val="en-US"/>
              </w:rPr>
              <w:t>Green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A09005" w14:textId="77777777" w:rsidR="006812AC" w:rsidRPr="006812AC" w:rsidRDefault="006812AC" w:rsidP="006812AC">
            <w:pPr>
              <w:rPr>
                <w:lang w:val="en-US"/>
              </w:rPr>
            </w:pPr>
            <w:r w:rsidRPr="006812AC">
              <w:rPr>
                <w:lang w:val="en-U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C1FD5C" w14:textId="77777777" w:rsidR="006812AC" w:rsidRPr="006812AC" w:rsidRDefault="006812AC" w:rsidP="006812AC">
            <w:pPr>
              <w:rPr>
                <w:lang w:val="en-US"/>
              </w:rPr>
            </w:pPr>
            <w:r w:rsidRPr="006812AC">
              <w:rPr>
                <w:lang w:val="en-US"/>
              </w:rPr>
              <w:t>5 V rail via resistor (hardware)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21A1B1" w14:textId="77777777" w:rsidR="006812AC" w:rsidRPr="006812AC" w:rsidRDefault="006812AC" w:rsidP="006812AC">
            <w:pPr>
              <w:rPr>
                <w:lang w:val="en-US"/>
              </w:rPr>
            </w:pPr>
            <w:r w:rsidRPr="006812AC">
              <w:rPr>
                <w:lang w:val="en-US"/>
              </w:rPr>
              <w:t>None</w:t>
            </w:r>
          </w:p>
        </w:tc>
      </w:tr>
      <w:tr w:rsidR="006812AC" w:rsidRPr="006812AC" w14:paraId="5542F5CD"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607136" w14:textId="77777777" w:rsidR="006812AC" w:rsidRPr="006812AC" w:rsidRDefault="006812AC" w:rsidP="006812AC">
            <w:pPr>
              <w:rPr>
                <w:lang w:val="en-US"/>
              </w:rPr>
            </w:pPr>
            <w:r w:rsidRPr="006812AC">
              <w:rPr>
                <w:lang w:val="en-US"/>
              </w:rPr>
              <w:t>HB (Heartbeat)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E3EAE6" w14:textId="77777777" w:rsidR="006812AC" w:rsidRPr="006812AC" w:rsidRDefault="006812AC" w:rsidP="006812AC">
            <w:pPr>
              <w:rPr>
                <w:lang w:val="en-US"/>
              </w:rPr>
            </w:pPr>
            <w:r w:rsidRPr="006812AC">
              <w:rPr>
                <w:lang w:val="en-US"/>
              </w:rPr>
              <w:t>Amber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761EE" w14:textId="77777777" w:rsidR="006812AC" w:rsidRPr="006812AC" w:rsidRDefault="006812AC" w:rsidP="006812AC">
            <w:pPr>
              <w:rPr>
                <w:lang w:val="en-US"/>
              </w:rPr>
            </w:pPr>
            <w:r w:rsidRPr="006812AC">
              <w:rPr>
                <w:lang w:val="en-U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34C25A" w14:textId="77777777" w:rsidR="006812AC" w:rsidRPr="006812AC" w:rsidRDefault="006812AC" w:rsidP="006812AC">
            <w:pPr>
              <w:rPr>
                <w:lang w:val="en-US"/>
              </w:rPr>
            </w:pPr>
            <w:r w:rsidRPr="006812AC">
              <w:rPr>
                <w:lang w:val="en-US"/>
              </w:rPr>
              <w:t>Dedicated MCU GPIO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10B6D6" w14:textId="77777777" w:rsidR="006812AC" w:rsidRPr="006812AC" w:rsidRDefault="006812AC" w:rsidP="006812AC">
            <w:pPr>
              <w:rPr>
                <w:lang w:val="en-US"/>
              </w:rPr>
            </w:pPr>
            <w:r w:rsidRPr="006812AC">
              <w:rPr>
                <w:lang w:val="en-US"/>
              </w:rPr>
              <w:t>1</w:t>
            </w:r>
          </w:p>
        </w:tc>
      </w:tr>
      <w:tr w:rsidR="006812AC" w:rsidRPr="006812AC" w14:paraId="402ADF0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DC8CF2" w14:textId="77777777" w:rsidR="006812AC" w:rsidRPr="006812AC" w:rsidRDefault="006812AC" w:rsidP="006812AC">
            <w:pPr>
              <w:rPr>
                <w:lang w:val="en-US"/>
              </w:rPr>
            </w:pPr>
            <w:r w:rsidRPr="006812AC">
              <w:rPr>
                <w:lang w:val="en-US"/>
              </w:rPr>
              <w:t>M1-OPEN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7E0BB" w14:textId="77777777" w:rsidR="006812AC" w:rsidRPr="006812AC" w:rsidRDefault="006812AC" w:rsidP="006812AC">
            <w:pPr>
              <w:rPr>
                <w:lang w:val="en-US"/>
              </w:rPr>
            </w:pPr>
            <w:r w:rsidRPr="006812AC">
              <w:rPr>
                <w:lang w:val="en-US"/>
              </w:rPr>
              <w:t>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151DFB" w14:textId="77777777" w:rsidR="006812AC" w:rsidRPr="006812AC" w:rsidRDefault="006812AC" w:rsidP="006812AC">
            <w:pPr>
              <w:rPr>
                <w:lang w:val="en-US"/>
              </w:rPr>
            </w:pPr>
            <w:r w:rsidRPr="006812AC">
              <w:rPr>
                <w:lang w:val="en-U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2BFAED" w14:textId="77777777" w:rsidR="006812AC" w:rsidRPr="006812AC" w:rsidRDefault="006812AC" w:rsidP="006812AC">
            <w:pPr>
              <w:rPr>
                <w:lang w:val="en-US"/>
              </w:rPr>
            </w:pPr>
            <w:r w:rsidRPr="006812AC">
              <w:rPr>
                <w:lang w:val="en-US"/>
              </w:rPr>
              <w:t>Shared with relay M1-OPEN GPIO driver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4640A6" w14:textId="77777777" w:rsidR="006812AC" w:rsidRPr="006812AC" w:rsidRDefault="006812AC" w:rsidP="006812AC">
            <w:pPr>
              <w:rPr>
                <w:lang w:val="en-US"/>
              </w:rPr>
            </w:pPr>
            <w:r w:rsidRPr="006812AC">
              <w:rPr>
                <w:lang w:val="en-US"/>
              </w:rPr>
              <w:t>None</w:t>
            </w:r>
          </w:p>
        </w:tc>
      </w:tr>
      <w:tr w:rsidR="006812AC" w:rsidRPr="006812AC" w14:paraId="4124CDF2"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BA9DEE" w14:textId="77777777" w:rsidR="006812AC" w:rsidRPr="006812AC" w:rsidRDefault="006812AC" w:rsidP="006812AC">
            <w:pPr>
              <w:rPr>
                <w:lang w:val="en-US"/>
              </w:rPr>
            </w:pPr>
            <w:r w:rsidRPr="006812AC">
              <w:rPr>
                <w:lang w:val="en-US"/>
              </w:rPr>
              <w:t>M1-CLOSE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98881" w14:textId="77777777" w:rsidR="006812AC" w:rsidRPr="006812AC" w:rsidRDefault="006812AC" w:rsidP="006812AC">
            <w:pPr>
              <w:rPr>
                <w:lang w:val="en-US"/>
              </w:rPr>
            </w:pPr>
            <w:r w:rsidRPr="006812AC">
              <w:rPr>
                <w:lang w:val="en-US"/>
              </w:rPr>
              <w:t>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69CEB" w14:textId="77777777" w:rsidR="006812AC" w:rsidRPr="006812AC" w:rsidRDefault="006812AC" w:rsidP="006812AC">
            <w:pPr>
              <w:rPr>
                <w:lang w:val="en-US"/>
              </w:rPr>
            </w:pPr>
            <w:r w:rsidRPr="006812AC">
              <w:rPr>
                <w:lang w:val="en-U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EDE54" w14:textId="77777777" w:rsidR="006812AC" w:rsidRPr="006812AC" w:rsidRDefault="006812AC" w:rsidP="006812AC">
            <w:pPr>
              <w:rPr>
                <w:lang w:val="en-US"/>
              </w:rPr>
            </w:pPr>
            <w:r w:rsidRPr="006812AC">
              <w:rPr>
                <w:lang w:val="en-US"/>
              </w:rPr>
              <w:t>Shared with relay M1-CLOSE GPIO driver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41920" w14:textId="77777777" w:rsidR="006812AC" w:rsidRPr="006812AC" w:rsidRDefault="006812AC" w:rsidP="006812AC">
            <w:pPr>
              <w:rPr>
                <w:lang w:val="en-US"/>
              </w:rPr>
            </w:pPr>
            <w:r w:rsidRPr="006812AC">
              <w:rPr>
                <w:lang w:val="en-US"/>
              </w:rPr>
              <w:t>None</w:t>
            </w:r>
          </w:p>
        </w:tc>
      </w:tr>
      <w:tr w:rsidR="006812AC" w:rsidRPr="006812AC" w14:paraId="14D2F5E6"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D9747" w14:textId="77777777" w:rsidR="006812AC" w:rsidRPr="006812AC" w:rsidRDefault="006812AC" w:rsidP="006812AC">
            <w:pPr>
              <w:rPr>
                <w:lang w:val="en-US"/>
              </w:rPr>
            </w:pPr>
            <w:r w:rsidRPr="006812AC">
              <w:rPr>
                <w:lang w:val="en-US"/>
              </w:rPr>
              <w:t>M2-OPEN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A15AE2" w14:textId="77777777" w:rsidR="006812AC" w:rsidRPr="006812AC" w:rsidRDefault="006812AC" w:rsidP="006812AC">
            <w:pPr>
              <w:rPr>
                <w:lang w:val="en-US"/>
              </w:rPr>
            </w:pPr>
            <w:r w:rsidRPr="006812AC">
              <w:rPr>
                <w:lang w:val="en-US"/>
              </w:rPr>
              <w:t>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284CA4" w14:textId="77777777" w:rsidR="006812AC" w:rsidRPr="006812AC" w:rsidRDefault="006812AC" w:rsidP="006812AC">
            <w:pPr>
              <w:rPr>
                <w:lang w:val="en-US"/>
              </w:rPr>
            </w:pPr>
            <w:r w:rsidRPr="006812AC">
              <w:rPr>
                <w:lang w:val="en-U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1126CB" w14:textId="77777777" w:rsidR="006812AC" w:rsidRPr="006812AC" w:rsidRDefault="006812AC" w:rsidP="006812AC">
            <w:pPr>
              <w:rPr>
                <w:lang w:val="en-US"/>
              </w:rPr>
            </w:pPr>
            <w:r w:rsidRPr="006812AC">
              <w:rPr>
                <w:lang w:val="en-US"/>
              </w:rPr>
              <w:t>Shared with relay M2-OPEN GPIO driver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09ECED" w14:textId="77777777" w:rsidR="006812AC" w:rsidRPr="006812AC" w:rsidRDefault="006812AC" w:rsidP="006812AC">
            <w:pPr>
              <w:rPr>
                <w:lang w:val="en-US"/>
              </w:rPr>
            </w:pPr>
            <w:r w:rsidRPr="006812AC">
              <w:rPr>
                <w:lang w:val="en-US"/>
              </w:rPr>
              <w:t>None</w:t>
            </w:r>
          </w:p>
        </w:tc>
      </w:tr>
      <w:tr w:rsidR="006812AC" w:rsidRPr="006812AC" w14:paraId="3136866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303C10" w14:textId="77777777" w:rsidR="006812AC" w:rsidRPr="006812AC" w:rsidRDefault="006812AC" w:rsidP="006812AC">
            <w:pPr>
              <w:rPr>
                <w:lang w:val="en-US"/>
              </w:rPr>
            </w:pPr>
            <w:r w:rsidRPr="006812AC">
              <w:rPr>
                <w:lang w:val="en-US"/>
              </w:rPr>
              <w:t>M2-CLOSE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7D24E7" w14:textId="77777777" w:rsidR="006812AC" w:rsidRPr="006812AC" w:rsidRDefault="006812AC" w:rsidP="006812AC">
            <w:pPr>
              <w:rPr>
                <w:lang w:val="en-US"/>
              </w:rPr>
            </w:pPr>
            <w:r w:rsidRPr="006812AC">
              <w:rPr>
                <w:lang w:val="en-US"/>
              </w:rPr>
              <w:t>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D8BC2" w14:textId="77777777" w:rsidR="006812AC" w:rsidRPr="006812AC" w:rsidRDefault="006812AC" w:rsidP="006812AC">
            <w:pPr>
              <w:rPr>
                <w:lang w:val="en-US"/>
              </w:rPr>
            </w:pPr>
            <w:r w:rsidRPr="006812AC">
              <w:rPr>
                <w:lang w:val="en-U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E76326" w14:textId="77777777" w:rsidR="006812AC" w:rsidRPr="006812AC" w:rsidRDefault="006812AC" w:rsidP="006812AC">
            <w:pPr>
              <w:rPr>
                <w:lang w:val="en-US"/>
              </w:rPr>
            </w:pPr>
            <w:r w:rsidRPr="006812AC">
              <w:rPr>
                <w:lang w:val="en-US"/>
              </w:rPr>
              <w:t>Shared with relay M2-CLOSE GPIO driver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D38232" w14:textId="77777777" w:rsidR="006812AC" w:rsidRPr="006812AC" w:rsidRDefault="006812AC" w:rsidP="006812AC">
            <w:pPr>
              <w:rPr>
                <w:lang w:val="en-US"/>
              </w:rPr>
            </w:pPr>
            <w:r w:rsidRPr="006812AC">
              <w:rPr>
                <w:lang w:val="en-US"/>
              </w:rPr>
              <w:t>None</w:t>
            </w:r>
          </w:p>
        </w:tc>
      </w:tr>
      <w:tr w:rsidR="006812AC" w:rsidRPr="006812AC" w14:paraId="60032C4B"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E7615" w14:textId="77777777" w:rsidR="006812AC" w:rsidRPr="006812AC" w:rsidRDefault="006812AC" w:rsidP="006812AC">
            <w:pPr>
              <w:rPr>
                <w:lang w:val="en-US"/>
              </w:rPr>
            </w:pPr>
            <w:r w:rsidRPr="006812AC">
              <w:rPr>
                <w:lang w:val="en-US"/>
              </w:rPr>
              <w:t>M3-OPEN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94CF9A" w14:textId="77777777" w:rsidR="006812AC" w:rsidRPr="006812AC" w:rsidRDefault="006812AC" w:rsidP="006812AC">
            <w:pPr>
              <w:rPr>
                <w:lang w:val="en-US"/>
              </w:rPr>
            </w:pPr>
            <w:r w:rsidRPr="006812AC">
              <w:rPr>
                <w:lang w:val="en-US"/>
              </w:rPr>
              <w:t>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ED4E31" w14:textId="77777777" w:rsidR="006812AC" w:rsidRPr="006812AC" w:rsidRDefault="006812AC" w:rsidP="006812AC">
            <w:pPr>
              <w:rPr>
                <w:lang w:val="en-US"/>
              </w:rPr>
            </w:pPr>
            <w:r w:rsidRPr="006812AC">
              <w:rPr>
                <w:lang w:val="en-U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DD8266" w14:textId="77777777" w:rsidR="006812AC" w:rsidRPr="006812AC" w:rsidRDefault="006812AC" w:rsidP="006812AC">
            <w:pPr>
              <w:rPr>
                <w:lang w:val="en-US"/>
              </w:rPr>
            </w:pPr>
            <w:r w:rsidRPr="006812AC">
              <w:rPr>
                <w:lang w:val="en-US"/>
              </w:rPr>
              <w:t>Shared with relay M3-OPEN GPIO driver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0394E" w14:textId="77777777" w:rsidR="006812AC" w:rsidRPr="006812AC" w:rsidRDefault="006812AC" w:rsidP="006812AC">
            <w:pPr>
              <w:rPr>
                <w:lang w:val="en-US"/>
              </w:rPr>
            </w:pPr>
            <w:r w:rsidRPr="006812AC">
              <w:rPr>
                <w:lang w:val="en-US"/>
              </w:rPr>
              <w:t>None</w:t>
            </w:r>
          </w:p>
        </w:tc>
      </w:tr>
      <w:tr w:rsidR="006812AC" w:rsidRPr="006812AC" w14:paraId="38B8ECF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7139B" w14:textId="77777777" w:rsidR="006812AC" w:rsidRPr="006812AC" w:rsidRDefault="006812AC" w:rsidP="006812AC">
            <w:pPr>
              <w:rPr>
                <w:lang w:val="en-US"/>
              </w:rPr>
            </w:pPr>
            <w:r w:rsidRPr="006812AC">
              <w:rPr>
                <w:lang w:val="en-US"/>
              </w:rPr>
              <w:t>M3-CLOSE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4823C3" w14:textId="77777777" w:rsidR="006812AC" w:rsidRPr="006812AC" w:rsidRDefault="006812AC" w:rsidP="006812AC">
            <w:pPr>
              <w:rPr>
                <w:lang w:val="en-US"/>
              </w:rPr>
            </w:pPr>
            <w:r w:rsidRPr="006812AC">
              <w:rPr>
                <w:lang w:val="en-US"/>
              </w:rPr>
              <w:t>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0AC75" w14:textId="77777777" w:rsidR="006812AC" w:rsidRPr="006812AC" w:rsidRDefault="006812AC" w:rsidP="006812AC">
            <w:pPr>
              <w:rPr>
                <w:lang w:val="en-US"/>
              </w:rPr>
            </w:pPr>
            <w:r w:rsidRPr="006812AC">
              <w:rPr>
                <w:lang w:val="en-U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34DC51" w14:textId="77777777" w:rsidR="006812AC" w:rsidRPr="006812AC" w:rsidRDefault="006812AC" w:rsidP="006812AC">
            <w:pPr>
              <w:rPr>
                <w:lang w:val="en-US"/>
              </w:rPr>
            </w:pPr>
            <w:r w:rsidRPr="006812AC">
              <w:rPr>
                <w:lang w:val="en-US"/>
              </w:rPr>
              <w:t>Shared with relay M3-CLOSE GPIO driver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50B22" w14:textId="77777777" w:rsidR="006812AC" w:rsidRPr="006812AC" w:rsidRDefault="006812AC" w:rsidP="006812AC">
            <w:pPr>
              <w:rPr>
                <w:lang w:val="en-US"/>
              </w:rPr>
            </w:pPr>
            <w:r w:rsidRPr="006812AC">
              <w:rPr>
                <w:lang w:val="en-US"/>
              </w:rPr>
              <w:t>None</w:t>
            </w:r>
          </w:p>
        </w:tc>
      </w:tr>
      <w:tr w:rsidR="006812AC" w:rsidRPr="006812AC" w14:paraId="67C55D61"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8BDB7" w14:textId="77777777" w:rsidR="006812AC" w:rsidRPr="006812AC" w:rsidRDefault="006812AC" w:rsidP="006812AC">
            <w:pPr>
              <w:rPr>
                <w:lang w:val="en-US"/>
              </w:rPr>
            </w:pPr>
            <w:r w:rsidRPr="006812AC">
              <w:rPr>
                <w:b/>
                <w:bCs/>
                <w:lang w:val="en-US"/>
              </w:rPr>
              <w:t>Total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2EF78" w14:textId="77777777" w:rsidR="006812AC" w:rsidRPr="006812AC" w:rsidRDefault="006812AC" w:rsidP="006812AC">
            <w:pPr>
              <w:rPr>
                <w:lang w:val="en-U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E9AE34" w14:textId="77777777" w:rsidR="006812AC" w:rsidRPr="006812AC" w:rsidRDefault="006812AC" w:rsidP="006812AC">
            <w:pPr>
              <w:rPr>
                <w:lang w:val="en-US"/>
              </w:rPr>
            </w:pPr>
            <w:r w:rsidRPr="006812AC">
              <w:rPr>
                <w:b/>
                <w:bCs/>
                <w:lang w:val="en-US"/>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CCD20A" w14:textId="77777777" w:rsidR="006812AC" w:rsidRPr="006812AC" w:rsidRDefault="006812AC" w:rsidP="006812AC">
            <w:pPr>
              <w:rPr>
                <w:lang w:val="en-U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A2989C" w14:textId="77777777" w:rsidR="006812AC" w:rsidRPr="006812AC" w:rsidRDefault="006812AC" w:rsidP="006812AC">
            <w:pPr>
              <w:rPr>
                <w:lang w:val="en-US"/>
              </w:rPr>
            </w:pPr>
            <w:r w:rsidRPr="006812AC">
              <w:rPr>
                <w:b/>
                <w:bCs/>
                <w:lang w:val="en-US"/>
              </w:rPr>
              <w:t>1 additional GPIO</w:t>
            </w:r>
          </w:p>
        </w:tc>
      </w:tr>
    </w:tbl>
    <w:p w14:paraId="2C4DE2B5" w14:textId="77777777" w:rsidR="009B1EC4" w:rsidRDefault="009B1EC4" w:rsidP="006812AC">
      <w:pPr>
        <w:rPr>
          <w:b/>
          <w:bCs/>
          <w:lang w:val="en-US"/>
        </w:rPr>
      </w:pPr>
    </w:p>
    <w:p w14:paraId="4D520EE4" w14:textId="77777777" w:rsidR="009B1EC4" w:rsidRDefault="009B1EC4">
      <w:pPr>
        <w:rPr>
          <w:b/>
          <w:bCs/>
          <w:lang w:val="en-US"/>
        </w:rPr>
      </w:pPr>
      <w:r>
        <w:rPr>
          <w:b/>
          <w:bCs/>
          <w:lang w:val="en-US"/>
        </w:rPr>
        <w:br w:type="page"/>
      </w:r>
    </w:p>
    <w:p w14:paraId="199C41BC" w14:textId="42FF0AE7" w:rsidR="006812AC" w:rsidRPr="006812AC" w:rsidRDefault="006812AC" w:rsidP="006812AC">
      <w:pPr>
        <w:rPr>
          <w:b/>
          <w:bCs/>
          <w:lang w:val="en-US"/>
        </w:rPr>
      </w:pPr>
      <w:r w:rsidRPr="006812AC">
        <w:rPr>
          <w:b/>
          <w:bCs/>
          <w:lang w:val="en-US"/>
        </w:rPr>
        <w:lastRenderedPageBreak/>
        <w:t>4.9.2 LED Descriptions</w:t>
      </w:r>
    </w:p>
    <w:p w14:paraId="1A928791" w14:textId="77777777" w:rsidR="006812AC" w:rsidRPr="006812AC" w:rsidRDefault="006812AC" w:rsidP="006812AC">
      <w:pPr>
        <w:rPr>
          <w:lang w:val="en-US"/>
        </w:rPr>
      </w:pPr>
      <w:r w:rsidRPr="006812AC">
        <w:rPr>
          <w:b/>
          <w:bCs/>
          <w:lang w:val="en-US"/>
        </w:rPr>
        <w:t>PWR — Power indicator (green)</w:t>
      </w:r>
    </w:p>
    <w:p w14:paraId="026776FC" w14:textId="77777777" w:rsidR="006812AC" w:rsidRPr="006812AC" w:rsidRDefault="006812AC" w:rsidP="00FB4FB9">
      <w:pPr>
        <w:pStyle w:val="Lijstalinea"/>
        <w:numPr>
          <w:ilvl w:val="0"/>
          <w:numId w:val="11"/>
        </w:numPr>
        <w:rPr>
          <w:lang w:val="en-US"/>
        </w:rPr>
      </w:pPr>
      <w:r w:rsidRPr="006812AC">
        <w:rPr>
          <w:lang w:val="en-US"/>
        </w:rPr>
        <w:t xml:space="preserve">Driven directly from the 5 V PSU output via a series current-limiting resistor (~1 </w:t>
      </w:r>
      <w:proofErr w:type="spellStart"/>
      <w:r w:rsidRPr="006812AC">
        <w:rPr>
          <w:lang w:val="en-US"/>
        </w:rPr>
        <w:t>kΩ</w:t>
      </w:r>
      <w:proofErr w:type="spellEnd"/>
      <w:r w:rsidRPr="006812AC">
        <w:rPr>
          <w:lang w:val="en-US"/>
        </w:rPr>
        <w:t>, ~5 mA).</w:t>
      </w:r>
    </w:p>
    <w:p w14:paraId="564C4297" w14:textId="77777777" w:rsidR="006812AC" w:rsidRPr="006812AC" w:rsidRDefault="006812AC" w:rsidP="00FB4FB9">
      <w:pPr>
        <w:pStyle w:val="Lijstalinea"/>
        <w:numPr>
          <w:ilvl w:val="0"/>
          <w:numId w:val="11"/>
        </w:numPr>
        <w:rPr>
          <w:lang w:val="en-US"/>
        </w:rPr>
      </w:pPr>
      <w:r w:rsidRPr="006812AC">
        <w:rPr>
          <w:lang w:val="en-US"/>
        </w:rPr>
        <w:t>Lit whenever mains power is present and the PSU is operational.</w:t>
      </w:r>
    </w:p>
    <w:p w14:paraId="46A378AB" w14:textId="77777777" w:rsidR="006812AC" w:rsidRPr="006812AC" w:rsidRDefault="006812AC" w:rsidP="00FB4FB9">
      <w:pPr>
        <w:pStyle w:val="Lijstalinea"/>
        <w:numPr>
          <w:ilvl w:val="0"/>
          <w:numId w:val="11"/>
        </w:numPr>
        <w:rPr>
          <w:lang w:val="en-US"/>
        </w:rPr>
      </w:pPr>
      <w:r w:rsidRPr="006812AC">
        <w:rPr>
          <w:lang w:val="en-US"/>
        </w:rPr>
        <w:t>No MCU involvement; remains lit even if the MCU is in reset or has faulted.</w:t>
      </w:r>
    </w:p>
    <w:p w14:paraId="0859127D" w14:textId="77777777" w:rsidR="006812AC" w:rsidRPr="006812AC" w:rsidRDefault="006812AC" w:rsidP="00FB4FB9">
      <w:pPr>
        <w:pStyle w:val="Lijstalinea"/>
        <w:numPr>
          <w:ilvl w:val="0"/>
          <w:numId w:val="11"/>
        </w:numPr>
        <w:rPr>
          <w:lang w:val="en-US"/>
        </w:rPr>
      </w:pPr>
      <w:r w:rsidRPr="006812AC">
        <w:rPr>
          <w:lang w:val="en-US"/>
        </w:rPr>
        <w:t>Provides immediate confirmation that the unit is powered before any other diagnostic step.</w:t>
      </w:r>
    </w:p>
    <w:p w14:paraId="5C26FB22" w14:textId="77777777" w:rsidR="006812AC" w:rsidRPr="006812AC" w:rsidRDefault="006812AC" w:rsidP="006812AC">
      <w:pPr>
        <w:rPr>
          <w:lang w:val="en-US"/>
        </w:rPr>
      </w:pPr>
      <w:r w:rsidRPr="006812AC">
        <w:rPr>
          <w:b/>
          <w:bCs/>
          <w:lang w:val="en-US"/>
        </w:rPr>
        <w:t>HB — Heartbeat (amber)</w:t>
      </w:r>
    </w:p>
    <w:p w14:paraId="5E7D2A41" w14:textId="77777777" w:rsidR="006812AC" w:rsidRPr="006812AC" w:rsidRDefault="006812AC" w:rsidP="00FB4FB9">
      <w:pPr>
        <w:pStyle w:val="Lijstalinea"/>
        <w:numPr>
          <w:ilvl w:val="0"/>
          <w:numId w:val="11"/>
        </w:numPr>
        <w:rPr>
          <w:lang w:val="en-US"/>
        </w:rPr>
      </w:pPr>
      <w:r w:rsidRPr="006812AC">
        <w:rPr>
          <w:lang w:val="en-US"/>
        </w:rPr>
        <w:t xml:space="preserve">Driven by one dedicated MCU GPIO output via a series resistor (~1.5 </w:t>
      </w:r>
      <w:proofErr w:type="spellStart"/>
      <w:r w:rsidRPr="006812AC">
        <w:rPr>
          <w:lang w:val="en-US"/>
        </w:rPr>
        <w:t>kΩ</w:t>
      </w:r>
      <w:proofErr w:type="spellEnd"/>
      <w:r w:rsidRPr="006812AC">
        <w:rPr>
          <w:lang w:val="en-US"/>
        </w:rPr>
        <w:t xml:space="preserve"> for ~2 mA at 3.3 V).</w:t>
      </w:r>
    </w:p>
    <w:p w14:paraId="02CAF6D4" w14:textId="77777777" w:rsidR="006812AC" w:rsidRPr="006812AC" w:rsidRDefault="006812AC" w:rsidP="00FB4FB9">
      <w:pPr>
        <w:pStyle w:val="Lijstalinea"/>
        <w:numPr>
          <w:ilvl w:val="0"/>
          <w:numId w:val="11"/>
        </w:numPr>
        <w:rPr>
          <w:lang w:val="en-US"/>
        </w:rPr>
      </w:pPr>
      <w:r w:rsidRPr="006812AC">
        <w:rPr>
          <w:lang w:val="en-US"/>
        </w:rPr>
        <w:t>The firmware toggles this LED to indicate software state:</w:t>
      </w:r>
    </w:p>
    <w:tbl>
      <w:tblPr>
        <w:tblW w:w="5000" w:type="pct"/>
        <w:tblCellMar>
          <w:top w:w="15" w:type="dxa"/>
          <w:left w:w="15" w:type="dxa"/>
          <w:bottom w:w="15" w:type="dxa"/>
          <w:right w:w="15" w:type="dxa"/>
        </w:tblCellMar>
        <w:tblLook w:val="04A0" w:firstRow="1" w:lastRow="0" w:firstColumn="1" w:lastColumn="0" w:noHBand="0" w:noVBand="1"/>
      </w:tblPr>
      <w:tblGrid>
        <w:gridCol w:w="3323"/>
        <w:gridCol w:w="6021"/>
      </w:tblGrid>
      <w:tr w:rsidR="006812AC" w:rsidRPr="006812AC" w14:paraId="157D015B"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F6BD61E" w14:textId="77777777" w:rsidR="006812AC" w:rsidRPr="006812AC" w:rsidRDefault="006812AC" w:rsidP="006812AC">
            <w:pPr>
              <w:rPr>
                <w:b/>
                <w:bCs/>
                <w:lang w:val="en-US"/>
              </w:rPr>
            </w:pPr>
            <w:r w:rsidRPr="006812AC">
              <w:rPr>
                <w:b/>
                <w:bCs/>
                <w:lang w:val="en-US"/>
              </w:rPr>
              <w:t>Blink pattern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7021219" w14:textId="77777777" w:rsidR="006812AC" w:rsidRPr="006812AC" w:rsidRDefault="006812AC" w:rsidP="006812AC">
            <w:pPr>
              <w:rPr>
                <w:b/>
                <w:bCs/>
                <w:lang w:val="en-US"/>
              </w:rPr>
            </w:pPr>
            <w:r w:rsidRPr="006812AC">
              <w:rPr>
                <w:b/>
                <w:bCs/>
                <w:lang w:val="en-US"/>
              </w:rPr>
              <w:t>Meaning</w:t>
            </w:r>
          </w:p>
        </w:tc>
      </w:tr>
      <w:tr w:rsidR="006812AC" w:rsidRPr="006812AC" w14:paraId="17DEEF7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A9C357" w14:textId="77777777" w:rsidR="006812AC" w:rsidRPr="006812AC" w:rsidRDefault="006812AC" w:rsidP="006812AC">
            <w:pPr>
              <w:rPr>
                <w:lang w:val="en-US"/>
              </w:rPr>
            </w:pPr>
            <w:r w:rsidRPr="006812AC">
              <w:rPr>
                <w:lang w:val="en-US"/>
              </w:rPr>
              <w:t xml:space="preserve">1 Hz steady blink (500 </w:t>
            </w:r>
            <w:proofErr w:type="spellStart"/>
            <w:r w:rsidRPr="006812AC">
              <w:rPr>
                <w:lang w:val="en-US"/>
              </w:rPr>
              <w:t>ms</w:t>
            </w:r>
            <w:proofErr w:type="spellEnd"/>
            <w:r w:rsidRPr="006812AC">
              <w:rPr>
                <w:lang w:val="en-US"/>
              </w:rPr>
              <w:t xml:space="preserve"> on / 500 </w:t>
            </w:r>
            <w:proofErr w:type="spellStart"/>
            <w:r w:rsidRPr="006812AC">
              <w:rPr>
                <w:lang w:val="en-US"/>
              </w:rPr>
              <w:t>ms</w:t>
            </w:r>
            <w:proofErr w:type="spellEnd"/>
            <w:r w:rsidRPr="006812AC">
              <w:rPr>
                <w:lang w:val="en-US"/>
              </w:rPr>
              <w:t xml:space="preserve"> off)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7E527" w14:textId="77777777" w:rsidR="006812AC" w:rsidRPr="006812AC" w:rsidRDefault="006812AC" w:rsidP="006812AC">
            <w:pPr>
              <w:rPr>
                <w:lang w:val="en-US"/>
              </w:rPr>
            </w:pPr>
            <w:r w:rsidRPr="006812AC">
              <w:rPr>
                <w:lang w:val="en-US"/>
              </w:rPr>
              <w:t>Normal operation (Automatic or Standby mode)</w:t>
            </w:r>
          </w:p>
        </w:tc>
      </w:tr>
      <w:tr w:rsidR="006812AC" w:rsidRPr="006812AC" w14:paraId="45033C4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94BFEE" w14:textId="77777777" w:rsidR="006812AC" w:rsidRPr="006812AC" w:rsidRDefault="006812AC" w:rsidP="006812AC">
            <w:pPr>
              <w:rPr>
                <w:lang w:val="en-US"/>
              </w:rPr>
            </w:pPr>
            <w:r w:rsidRPr="006812AC">
              <w:rPr>
                <w:lang w:val="en-US"/>
              </w:rPr>
              <w:t>Fast blink (4 Hz)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93ED4C" w14:textId="77777777" w:rsidR="006812AC" w:rsidRPr="006812AC" w:rsidRDefault="006812AC" w:rsidP="006812AC">
            <w:pPr>
              <w:rPr>
                <w:lang w:val="en-US"/>
              </w:rPr>
            </w:pPr>
            <w:r w:rsidRPr="006812AC">
              <w:rPr>
                <w:lang w:val="en-US"/>
              </w:rPr>
              <w:t xml:space="preserve">Startup / </w:t>
            </w:r>
            <w:proofErr w:type="spellStart"/>
            <w:r w:rsidRPr="006812AC">
              <w:rPr>
                <w:lang w:val="en-US"/>
              </w:rPr>
              <w:t>initialisation</w:t>
            </w:r>
            <w:proofErr w:type="spellEnd"/>
            <w:r w:rsidRPr="006812AC">
              <w:rPr>
                <w:lang w:val="en-US"/>
              </w:rPr>
              <w:t xml:space="preserve"> (windows closing to home position)</w:t>
            </w:r>
          </w:p>
        </w:tc>
      </w:tr>
      <w:tr w:rsidR="006812AC" w:rsidRPr="006812AC" w14:paraId="70876D1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2D1896" w14:textId="77777777" w:rsidR="006812AC" w:rsidRPr="006812AC" w:rsidRDefault="006812AC" w:rsidP="006812AC">
            <w:pPr>
              <w:rPr>
                <w:lang w:val="en-US"/>
              </w:rPr>
            </w:pPr>
            <w:r w:rsidRPr="006812AC">
              <w:rPr>
                <w:lang w:val="en-US"/>
              </w:rPr>
              <w:t>Steady 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14F853" w14:textId="77777777" w:rsidR="006812AC" w:rsidRPr="006812AC" w:rsidRDefault="006812AC" w:rsidP="006812AC">
            <w:pPr>
              <w:rPr>
                <w:lang w:val="en-US"/>
              </w:rPr>
            </w:pPr>
            <w:r w:rsidRPr="006812AC">
              <w:rPr>
                <w:lang w:val="en-US"/>
              </w:rPr>
              <w:t>Firmware has stopped — watchdog has not yet fired; indicates a software hang</w:t>
            </w:r>
          </w:p>
        </w:tc>
      </w:tr>
      <w:tr w:rsidR="006812AC" w:rsidRPr="006812AC" w14:paraId="61DEB34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708BCF" w14:textId="77777777" w:rsidR="006812AC" w:rsidRPr="006812AC" w:rsidRDefault="006812AC" w:rsidP="006812AC">
            <w:pPr>
              <w:rPr>
                <w:lang w:val="en-US"/>
              </w:rPr>
            </w:pPr>
            <w:r w:rsidRPr="006812AC">
              <w:rPr>
                <w:lang w:val="en-US"/>
              </w:rPr>
              <w:t>Steady OFF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B03B45" w14:textId="77777777" w:rsidR="006812AC" w:rsidRPr="006812AC" w:rsidRDefault="006812AC" w:rsidP="006812AC">
            <w:pPr>
              <w:rPr>
                <w:lang w:val="en-US"/>
              </w:rPr>
            </w:pPr>
            <w:r w:rsidRPr="006812AC">
              <w:rPr>
                <w:lang w:val="en-US"/>
              </w:rPr>
              <w:t xml:space="preserve">MCU not running (power fault or crash before LED </w:t>
            </w:r>
            <w:proofErr w:type="spellStart"/>
            <w:r w:rsidRPr="006812AC">
              <w:rPr>
                <w:lang w:val="en-US"/>
              </w:rPr>
              <w:t>initialisation</w:t>
            </w:r>
            <w:proofErr w:type="spellEnd"/>
            <w:r w:rsidRPr="006812AC">
              <w:rPr>
                <w:lang w:val="en-US"/>
              </w:rPr>
              <w:t>)</w:t>
            </w:r>
          </w:p>
        </w:tc>
      </w:tr>
    </w:tbl>
    <w:p w14:paraId="342B060D" w14:textId="77777777" w:rsidR="009B1EC4" w:rsidRDefault="009B1EC4" w:rsidP="006812AC">
      <w:pPr>
        <w:rPr>
          <w:b/>
          <w:bCs/>
          <w:lang w:val="en-US"/>
        </w:rPr>
      </w:pPr>
    </w:p>
    <w:p w14:paraId="50DE6793" w14:textId="77777777" w:rsidR="009B1EC4" w:rsidRDefault="009B1EC4">
      <w:pPr>
        <w:rPr>
          <w:b/>
          <w:bCs/>
          <w:lang w:val="en-US"/>
        </w:rPr>
      </w:pPr>
      <w:r>
        <w:rPr>
          <w:b/>
          <w:bCs/>
          <w:lang w:val="en-US"/>
        </w:rPr>
        <w:br w:type="page"/>
      </w:r>
    </w:p>
    <w:p w14:paraId="3791D79C" w14:textId="7193DEFC" w:rsidR="006812AC" w:rsidRPr="006812AC" w:rsidRDefault="006812AC" w:rsidP="006812AC">
      <w:pPr>
        <w:rPr>
          <w:lang w:val="en-US"/>
        </w:rPr>
      </w:pPr>
      <w:r w:rsidRPr="006812AC">
        <w:rPr>
          <w:b/>
          <w:bCs/>
          <w:lang w:val="en-US"/>
        </w:rPr>
        <w:lastRenderedPageBreak/>
        <w:t>Relay LEDs — M1-OPEN, M1-CLOSE, M2-OPEN, M2-CLOSE, M3-OPEN, M3-CLOSE (red)</w:t>
      </w:r>
    </w:p>
    <w:p w14:paraId="71094373" w14:textId="77777777" w:rsidR="006812AC" w:rsidRPr="006812AC" w:rsidRDefault="006812AC" w:rsidP="00FB4FB9">
      <w:pPr>
        <w:pStyle w:val="Lijstalinea"/>
        <w:numPr>
          <w:ilvl w:val="0"/>
          <w:numId w:val="11"/>
        </w:numPr>
        <w:rPr>
          <w:lang w:val="en-US"/>
        </w:rPr>
      </w:pPr>
      <w:r w:rsidRPr="006812AC">
        <w:rPr>
          <w:lang w:val="en-US"/>
        </w:rPr>
        <w:t>Each LED is connected in parallel with the corresponding relay coil drive transistor output, via its own current-limiting resistor.</w:t>
      </w:r>
    </w:p>
    <w:p w14:paraId="0B6D936F" w14:textId="77777777" w:rsidR="006812AC" w:rsidRPr="006812AC" w:rsidRDefault="006812AC" w:rsidP="00FB4FB9">
      <w:pPr>
        <w:pStyle w:val="Lijstalinea"/>
        <w:numPr>
          <w:ilvl w:val="0"/>
          <w:numId w:val="11"/>
        </w:numPr>
        <w:rPr>
          <w:lang w:val="en-US"/>
        </w:rPr>
      </w:pPr>
      <w:r w:rsidRPr="006812AC">
        <w:rPr>
          <w:lang w:val="en-US"/>
        </w:rPr>
        <w:t xml:space="preserve">The LED illuminates whenever the corresponding relay is </w:t>
      </w:r>
      <w:proofErr w:type="spellStart"/>
      <w:r w:rsidRPr="006812AC">
        <w:rPr>
          <w:lang w:val="en-US"/>
        </w:rPr>
        <w:t>energised</w:t>
      </w:r>
      <w:proofErr w:type="spellEnd"/>
      <w:r w:rsidRPr="006812AC">
        <w:rPr>
          <w:lang w:val="en-US"/>
        </w:rPr>
        <w:t>, directly mirroring the relay state in real time.</w:t>
      </w:r>
    </w:p>
    <w:p w14:paraId="05BDB829" w14:textId="77777777" w:rsidR="006812AC" w:rsidRPr="006812AC" w:rsidRDefault="006812AC" w:rsidP="00FB4FB9">
      <w:pPr>
        <w:pStyle w:val="Lijstalinea"/>
        <w:numPr>
          <w:ilvl w:val="0"/>
          <w:numId w:val="11"/>
        </w:numPr>
        <w:rPr>
          <w:lang w:val="en-US"/>
        </w:rPr>
      </w:pPr>
      <w:r w:rsidRPr="006812AC">
        <w:rPr>
          <w:lang w:val="en-US"/>
        </w:rPr>
        <w:t>No additional GPIO is required; the relay-drive GPIO signals are shared.</w:t>
      </w:r>
    </w:p>
    <w:p w14:paraId="5A4E9E29" w14:textId="77777777" w:rsidR="006812AC" w:rsidRPr="006812AC" w:rsidRDefault="006812AC" w:rsidP="00FB4FB9">
      <w:pPr>
        <w:pStyle w:val="Lijstalinea"/>
        <w:numPr>
          <w:ilvl w:val="0"/>
          <w:numId w:val="11"/>
        </w:numPr>
        <w:rPr>
          <w:lang w:val="en-US"/>
        </w:rPr>
      </w:pPr>
      <w:r w:rsidRPr="006812AC">
        <w:rPr>
          <w:lang w:val="en-US"/>
        </w:rPr>
        <w:t>Allows an installer or technician to verify which relay commands are active without opening the enclosure or connecting a diagnostics tool.</w:t>
      </w:r>
    </w:p>
    <w:p w14:paraId="15167D9D" w14:textId="77777777" w:rsidR="006812AC" w:rsidRPr="006812AC" w:rsidRDefault="006812AC" w:rsidP="006812AC">
      <w:pPr>
        <w:rPr>
          <w:b/>
          <w:bCs/>
          <w:lang w:val="en-US"/>
        </w:rPr>
      </w:pPr>
      <w:r w:rsidRPr="006812AC">
        <w:rPr>
          <w:b/>
          <w:bCs/>
          <w:lang w:val="en-US"/>
        </w:rPr>
        <w:t>4.9.3 Relay LED Circuit (per channel)</w:t>
      </w:r>
    </w:p>
    <w:p w14:paraId="1ADDA709" w14:textId="77777777" w:rsidR="006812AC" w:rsidRPr="006812AC" w:rsidRDefault="006812AC" w:rsidP="009B1EC4">
      <w:pPr>
        <w:spacing w:after="0"/>
        <w:rPr>
          <w:rFonts w:ascii="Courier New" w:hAnsi="Courier New" w:cs="Courier New"/>
          <w:sz w:val="22"/>
          <w:szCs w:val="22"/>
          <w:lang w:val="en-US"/>
        </w:rPr>
      </w:pPr>
      <w:r w:rsidRPr="006812AC">
        <w:rPr>
          <w:rFonts w:ascii="Courier New" w:hAnsi="Courier New" w:cs="Courier New"/>
          <w:sz w:val="22"/>
          <w:szCs w:val="22"/>
          <w:lang w:val="en-US"/>
        </w:rPr>
        <w:t xml:space="preserve">  MCU GPIO ──► [relay driver transistor] ──► relay coil ──► GND</w:t>
      </w:r>
    </w:p>
    <w:p w14:paraId="445DC42F" w14:textId="77777777" w:rsidR="006812AC" w:rsidRPr="006812AC" w:rsidRDefault="006812AC" w:rsidP="009B1EC4">
      <w:pPr>
        <w:spacing w:after="0"/>
        <w:rPr>
          <w:rFonts w:ascii="Courier New" w:hAnsi="Courier New" w:cs="Courier New"/>
          <w:sz w:val="22"/>
          <w:szCs w:val="22"/>
          <w:lang w:val="en-US"/>
        </w:rPr>
      </w:pPr>
      <w:r w:rsidRPr="006812AC">
        <w:rPr>
          <w:rFonts w:ascii="Courier New" w:hAnsi="Courier New" w:cs="Courier New"/>
          <w:sz w:val="22"/>
          <w:szCs w:val="22"/>
          <w:lang w:val="en-US"/>
        </w:rPr>
        <w:t xml:space="preserve">                        │</w:t>
      </w:r>
    </w:p>
    <w:p w14:paraId="5C3C1697" w14:textId="77777777" w:rsidR="006812AC" w:rsidRPr="006812AC" w:rsidRDefault="006812AC" w:rsidP="009B1EC4">
      <w:pPr>
        <w:spacing w:after="0"/>
        <w:rPr>
          <w:rFonts w:ascii="Courier New" w:hAnsi="Courier New" w:cs="Courier New"/>
          <w:sz w:val="22"/>
          <w:szCs w:val="22"/>
          <w:lang w:val="en-US"/>
        </w:rPr>
      </w:pPr>
      <w:r w:rsidRPr="006812AC">
        <w:rPr>
          <w:rFonts w:ascii="Courier New" w:hAnsi="Courier New" w:cs="Courier New"/>
          <w:sz w:val="22"/>
          <w:szCs w:val="22"/>
          <w:lang w:val="en-US"/>
        </w:rPr>
        <w:t xml:space="preserve">                   (collector)</w:t>
      </w:r>
    </w:p>
    <w:p w14:paraId="083B7EB1" w14:textId="77777777" w:rsidR="006812AC" w:rsidRPr="006812AC" w:rsidRDefault="006812AC" w:rsidP="009B1EC4">
      <w:pPr>
        <w:spacing w:after="0"/>
        <w:rPr>
          <w:rFonts w:ascii="Courier New" w:hAnsi="Courier New" w:cs="Courier New"/>
          <w:sz w:val="22"/>
          <w:szCs w:val="22"/>
          <w:lang w:val="en-US"/>
        </w:rPr>
      </w:pPr>
      <w:r w:rsidRPr="006812AC">
        <w:rPr>
          <w:rFonts w:ascii="Courier New" w:hAnsi="Courier New" w:cs="Courier New"/>
          <w:sz w:val="22"/>
          <w:szCs w:val="22"/>
          <w:lang w:val="en-US"/>
        </w:rPr>
        <w:t xml:space="preserve">                        </w:t>
      </w:r>
      <w:r w:rsidRPr="006812AC">
        <w:rPr>
          <w:rFonts w:ascii="Courier New" w:eastAsia="MS Gothic" w:hAnsi="Courier New" w:cs="Courier New"/>
          <w:sz w:val="22"/>
          <w:szCs w:val="22"/>
          <w:lang w:val="en-US"/>
        </w:rPr>
        <w:t>├</w:t>
      </w:r>
      <w:r w:rsidRPr="006812AC">
        <w:rPr>
          <w:rFonts w:ascii="Courier New" w:hAnsi="Courier New" w:cs="Courier New"/>
          <w:sz w:val="22"/>
          <w:szCs w:val="22"/>
          <w:lang w:val="en-US"/>
        </w:rPr>
        <w:t>──[R_LED ~470 Ω]──► [LED red] ──► GND</w:t>
      </w:r>
    </w:p>
    <w:p w14:paraId="6D780BFD" w14:textId="77777777" w:rsidR="006812AC" w:rsidRPr="006812AC" w:rsidRDefault="006812AC" w:rsidP="006812AC">
      <w:pPr>
        <w:rPr>
          <w:lang w:val="en-US"/>
        </w:rPr>
      </w:pPr>
      <w:r w:rsidRPr="006812AC">
        <w:rPr>
          <w:lang w:val="en-US"/>
        </w:rPr>
        <w:t xml:space="preserve">The LED and series resistor are placed from the transistor collector to ground, so the LED lights when the transistor conducts (relay </w:t>
      </w:r>
      <w:proofErr w:type="spellStart"/>
      <w:r w:rsidRPr="006812AC">
        <w:rPr>
          <w:lang w:val="en-US"/>
        </w:rPr>
        <w:t>energised</w:t>
      </w:r>
      <w:proofErr w:type="spellEnd"/>
      <w:r w:rsidRPr="006812AC">
        <w:rPr>
          <w:lang w:val="en-US"/>
        </w:rPr>
        <w:t>). The resistor is sized for approximately 2 mA LED current when the relay coil is active.</w:t>
      </w:r>
    </w:p>
    <w:p w14:paraId="3170D1E3" w14:textId="77777777" w:rsidR="006812AC" w:rsidRPr="006812AC" w:rsidRDefault="006812AC" w:rsidP="006812AC">
      <w:pPr>
        <w:rPr>
          <w:b/>
          <w:bCs/>
          <w:lang w:val="en-US"/>
        </w:rPr>
      </w:pPr>
      <w:r w:rsidRPr="006812AC">
        <w:rPr>
          <w:b/>
          <w:bCs/>
          <w:lang w:val="en-US"/>
        </w:rPr>
        <w:t>4.9.4 Layout (indicative)</w:t>
      </w:r>
    </w:p>
    <w:p w14:paraId="5030B75F" w14:textId="77777777" w:rsidR="006812AC" w:rsidRPr="006812AC" w:rsidRDefault="006812AC" w:rsidP="006812AC">
      <w:pPr>
        <w:rPr>
          <w:lang w:val="en-US"/>
        </w:rPr>
      </w:pPr>
      <w:r w:rsidRPr="006812AC">
        <w:rPr>
          <w:lang w:val="en-US"/>
        </w:rPr>
        <w:t xml:space="preserve">The enclosure cover carries </w:t>
      </w:r>
      <w:r w:rsidRPr="006812AC">
        <w:rPr>
          <w:b/>
          <w:bCs/>
          <w:lang w:val="en-US"/>
        </w:rPr>
        <w:t>only the membrane keypad</w:t>
      </w:r>
      <w:r w:rsidRPr="006812AC">
        <w:rPr>
          <w:lang w:val="en-US"/>
        </w:rPr>
        <w:t>. Everything else — LEDs, LCD, PCB — is inside the housing and visible through the transparent cover.</w:t>
      </w:r>
    </w:p>
    <w:p w14:paraId="77F7A368" w14:textId="77777777" w:rsidR="006812AC" w:rsidRPr="006812AC" w:rsidRDefault="006812AC" w:rsidP="006812AC">
      <w:pPr>
        <w:rPr>
          <w:lang w:val="en-US"/>
        </w:rPr>
      </w:pPr>
      <w:r w:rsidRPr="006812AC">
        <w:rPr>
          <w:b/>
          <w:bCs/>
          <w:lang w:val="en-US"/>
        </w:rPr>
        <w:t>Cover (external — only item mounted here):</w:t>
      </w:r>
    </w:p>
    <w:p w14:paraId="7244BC32"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w:t>
      </w:r>
    </w:p>
    <w:p w14:paraId="51F4CE43"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w:t>
      </w:r>
    </w:p>
    <w:p w14:paraId="3799C32C"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w:t>
      </w:r>
    </w:p>
    <w:p w14:paraId="20E138DE"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w:t>
      </w:r>
    </w:p>
    <w:p w14:paraId="7B4F53DE"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[ 1 ][ 2 ][ 3 ][ A ]           │</w:t>
      </w:r>
    </w:p>
    <w:p w14:paraId="2D5166D5"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[ 4 ][ 5 ][ 6 ][ B ]           │  ← 4×4 membrane keypad</w:t>
      </w:r>
    </w:p>
    <w:p w14:paraId="26E2C489"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[ 7 ][ 8 ][ 9 ][ C ]           │     (bonded to cover)</w:t>
      </w:r>
    </w:p>
    <w:p w14:paraId="649A765D"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 * ][ 0 ][ # ][ D ]           │</w:t>
      </w:r>
    </w:p>
    <w:p w14:paraId="14BBA947"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w:t>
      </w:r>
    </w:p>
    <w:p w14:paraId="7E59B3F3"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w:t>
      </w:r>
    </w:p>
    <w:p w14:paraId="4D3D03D3" w14:textId="77777777" w:rsidR="009B1EC4" w:rsidRDefault="009B1EC4">
      <w:pPr>
        <w:rPr>
          <w:b/>
          <w:bCs/>
          <w:lang w:val="en-US"/>
        </w:rPr>
      </w:pPr>
      <w:r>
        <w:rPr>
          <w:b/>
          <w:bCs/>
          <w:lang w:val="en-US"/>
        </w:rPr>
        <w:br w:type="page"/>
      </w:r>
    </w:p>
    <w:p w14:paraId="52596318" w14:textId="5DDEF3D4" w:rsidR="006812AC" w:rsidRPr="006812AC" w:rsidRDefault="006812AC" w:rsidP="006812AC">
      <w:pPr>
        <w:rPr>
          <w:lang w:val="en-US"/>
        </w:rPr>
      </w:pPr>
      <w:r w:rsidRPr="006812AC">
        <w:rPr>
          <w:b/>
          <w:bCs/>
          <w:lang w:val="en-US"/>
        </w:rPr>
        <w:lastRenderedPageBreak/>
        <w:t>Visible through transparent cover (internal PCB components):</w:t>
      </w:r>
    </w:p>
    <w:p w14:paraId="4A3B6643"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w:t>
      </w:r>
    </w:p>
    <w:p w14:paraId="63CEEA4F"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[PWR]  [HB]                    │  ← Power / Heartbeat LEDs (on PCB)</w:t>
      </w:r>
    </w:p>
    <w:p w14:paraId="13FFCDF7"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w:t>
      </w:r>
    </w:p>
    <w:p w14:paraId="578D3A78"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M1: [OPEN] [CLOSE]             │  ← Relay status LEDs (on PCB)</w:t>
      </w:r>
    </w:p>
    <w:p w14:paraId="60090135"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M2: [OPEN] [CLOSE]             │</w:t>
      </w:r>
    </w:p>
    <w:p w14:paraId="54803282"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M3: [OPEN] [CLOSE]             │</w:t>
      </w:r>
    </w:p>
    <w:p w14:paraId="551E806A"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w:t>
      </w:r>
    </w:p>
    <w:p w14:paraId="0E313E86"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   LCD 16×2 display   ]       │  ← LCD on standoff screws above PCB</w:t>
      </w:r>
    </w:p>
    <w:p w14:paraId="12385042"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   LCD 16×2 display   ]       │</w:t>
      </w:r>
    </w:p>
    <w:p w14:paraId="156BA296"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w:t>
      </w:r>
    </w:p>
    <w:p w14:paraId="5D490738"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  (keypad flat cable enters here)│</w:t>
      </w:r>
    </w:p>
    <w:p w14:paraId="55A6C80F" w14:textId="77777777" w:rsidR="006812AC" w:rsidRPr="006812AC" w:rsidRDefault="006812AC" w:rsidP="009B1EC4">
      <w:pPr>
        <w:spacing w:after="0"/>
        <w:rPr>
          <w:rFonts w:ascii="Courier New" w:hAnsi="Courier New" w:cs="Courier New"/>
          <w:sz w:val="20"/>
          <w:szCs w:val="20"/>
          <w:lang w:val="en-US"/>
        </w:rPr>
      </w:pPr>
      <w:r w:rsidRPr="006812AC">
        <w:rPr>
          <w:rFonts w:ascii="Courier New" w:hAnsi="Courier New" w:cs="Courier New"/>
          <w:sz w:val="20"/>
          <w:szCs w:val="20"/>
          <w:lang w:val="en-US"/>
        </w:rPr>
        <w:t>└─────────────────────────────────┘</w:t>
      </w:r>
    </w:p>
    <w:p w14:paraId="7A55C3AF" w14:textId="1BFDA4A2" w:rsidR="006812AC" w:rsidRPr="006812AC" w:rsidRDefault="006812AC" w:rsidP="006812AC">
      <w:pPr>
        <w:rPr>
          <w:lang w:val="en-US"/>
        </w:rPr>
      </w:pPr>
    </w:p>
    <w:p w14:paraId="0E1A2FF7" w14:textId="77777777" w:rsidR="009B1EC4" w:rsidRDefault="009B1EC4">
      <w:pPr>
        <w:rPr>
          <w:b/>
          <w:bCs/>
          <w:lang w:val="en-US"/>
        </w:rPr>
      </w:pPr>
      <w:r>
        <w:rPr>
          <w:b/>
          <w:bCs/>
          <w:lang w:val="en-US"/>
        </w:rPr>
        <w:br w:type="page"/>
      </w:r>
    </w:p>
    <w:p w14:paraId="4741016B" w14:textId="6CA19691" w:rsidR="006812AC" w:rsidRPr="006812AC" w:rsidRDefault="006812AC" w:rsidP="006812AC">
      <w:pPr>
        <w:rPr>
          <w:b/>
          <w:bCs/>
          <w:lang w:val="en-US"/>
        </w:rPr>
      </w:pPr>
      <w:r w:rsidRPr="006812AC">
        <w:rPr>
          <w:b/>
          <w:bCs/>
          <w:lang w:val="en-US"/>
        </w:rPr>
        <w:lastRenderedPageBreak/>
        <w:t>4.10 Enclosure</w:t>
      </w:r>
    </w:p>
    <w:p w14:paraId="23E02EA1" w14:textId="77777777" w:rsidR="006812AC" w:rsidRPr="006812AC" w:rsidRDefault="006812AC" w:rsidP="006812AC">
      <w:pPr>
        <w:rPr>
          <w:b/>
          <w:bCs/>
          <w:lang w:val="en-US"/>
        </w:rPr>
      </w:pPr>
      <w:r w:rsidRPr="006812AC">
        <w:rPr>
          <w:b/>
          <w:bCs/>
          <w:lang w:val="en-US"/>
        </w:rPr>
        <w:t>4.10.1 Selected Housing</w:t>
      </w:r>
    </w:p>
    <w:tbl>
      <w:tblPr>
        <w:tblW w:w="5000" w:type="pct"/>
        <w:tblCellMar>
          <w:top w:w="15" w:type="dxa"/>
          <w:left w:w="15" w:type="dxa"/>
          <w:bottom w:w="15" w:type="dxa"/>
          <w:right w:w="15" w:type="dxa"/>
        </w:tblCellMar>
        <w:tblLook w:val="04A0" w:firstRow="1" w:lastRow="0" w:firstColumn="1" w:lastColumn="0" w:noHBand="0" w:noVBand="1"/>
      </w:tblPr>
      <w:tblGrid>
        <w:gridCol w:w="1968"/>
        <w:gridCol w:w="7376"/>
      </w:tblGrid>
      <w:tr w:rsidR="006812AC" w:rsidRPr="006812AC" w14:paraId="565F3BEC"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A699846"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7003A1B3" w14:textId="77777777" w:rsidR="006812AC" w:rsidRPr="006812AC" w:rsidRDefault="006812AC" w:rsidP="006812AC">
            <w:pPr>
              <w:rPr>
                <w:b/>
                <w:bCs/>
                <w:lang w:val="en-US"/>
              </w:rPr>
            </w:pPr>
            <w:r w:rsidRPr="006812AC">
              <w:rPr>
                <w:b/>
                <w:bCs/>
                <w:lang w:val="en-US"/>
              </w:rPr>
              <w:t>Value</w:t>
            </w:r>
          </w:p>
        </w:tc>
      </w:tr>
      <w:tr w:rsidR="006812AC" w:rsidRPr="006812AC" w14:paraId="638FFDCD"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8ABC28" w14:textId="77777777" w:rsidR="006812AC" w:rsidRPr="006812AC" w:rsidRDefault="006812AC" w:rsidP="006812AC">
            <w:pPr>
              <w:rPr>
                <w:lang w:val="en-US"/>
              </w:rPr>
            </w:pPr>
            <w:r w:rsidRPr="006812AC">
              <w:rPr>
                <w:lang w:val="en-US"/>
              </w:rPr>
              <w:t>Manufacturer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6101D4" w14:textId="77777777" w:rsidR="006812AC" w:rsidRPr="006812AC" w:rsidRDefault="006812AC" w:rsidP="006812AC">
            <w:pPr>
              <w:rPr>
                <w:lang w:val="en-US"/>
              </w:rPr>
            </w:pPr>
            <w:proofErr w:type="spellStart"/>
            <w:r w:rsidRPr="006812AC">
              <w:rPr>
                <w:lang w:val="en-US"/>
              </w:rPr>
              <w:t>Multicomp</w:t>
            </w:r>
            <w:proofErr w:type="spellEnd"/>
            <w:r w:rsidRPr="006812AC">
              <w:rPr>
                <w:lang w:val="en-US"/>
              </w:rPr>
              <w:t xml:space="preserve"> Pro</w:t>
            </w:r>
          </w:p>
        </w:tc>
      </w:tr>
      <w:tr w:rsidR="006812AC" w:rsidRPr="006812AC" w14:paraId="74016426"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088EDF" w14:textId="77777777" w:rsidR="006812AC" w:rsidRPr="006812AC" w:rsidRDefault="006812AC" w:rsidP="006812AC">
            <w:pPr>
              <w:rPr>
                <w:lang w:val="en-US"/>
              </w:rPr>
            </w:pPr>
            <w:r w:rsidRPr="006812AC">
              <w:rPr>
                <w:b/>
                <w:bCs/>
                <w:lang w:val="en-US"/>
              </w:rPr>
              <w:t>Preferred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DBBFB" w14:textId="77777777" w:rsidR="006812AC" w:rsidRPr="006812AC" w:rsidRDefault="006812AC" w:rsidP="006812AC">
            <w:pPr>
              <w:rPr>
                <w:lang w:val="en-US"/>
              </w:rPr>
            </w:pPr>
            <w:r w:rsidRPr="006812AC">
              <w:rPr>
                <w:b/>
                <w:bCs/>
                <w:lang w:val="en-US"/>
              </w:rPr>
              <w:t>MC001110</w:t>
            </w:r>
            <w:r w:rsidRPr="006812AC">
              <w:rPr>
                <w:lang w:val="en-US"/>
              </w:rPr>
              <w:t xml:space="preserve"> — 222 × 146 × 55 mm</w:t>
            </w:r>
          </w:p>
        </w:tc>
      </w:tr>
      <w:tr w:rsidR="006812AC" w:rsidRPr="006812AC" w14:paraId="3E69F498"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BE915" w14:textId="77777777" w:rsidR="006812AC" w:rsidRPr="006812AC" w:rsidRDefault="006812AC" w:rsidP="006812AC">
            <w:pPr>
              <w:rPr>
                <w:lang w:val="en-US"/>
              </w:rPr>
            </w:pPr>
            <w:r w:rsidRPr="006812AC">
              <w:rPr>
                <w:lang w:val="en-US"/>
              </w:rPr>
              <w:t>Alternative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9BE64" w14:textId="77777777" w:rsidR="006812AC" w:rsidRPr="006812AC" w:rsidRDefault="006812AC" w:rsidP="006812AC">
            <w:pPr>
              <w:rPr>
                <w:lang w:val="en-US"/>
              </w:rPr>
            </w:pPr>
            <w:r w:rsidRPr="006812AC">
              <w:rPr>
                <w:lang w:val="en-US"/>
              </w:rPr>
              <w:t>MC001111 — 222 × 146 × 75 mm (20 mm deeper; use if component height requires it)</w:t>
            </w:r>
          </w:p>
        </w:tc>
      </w:tr>
      <w:tr w:rsidR="006812AC" w:rsidRPr="006812AC" w14:paraId="5F25AC6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94536" w14:textId="77777777" w:rsidR="006812AC" w:rsidRPr="006812AC" w:rsidRDefault="006812AC" w:rsidP="006812AC">
            <w:pPr>
              <w:rPr>
                <w:lang w:val="en-US"/>
              </w:rPr>
            </w:pPr>
            <w:r w:rsidRPr="006812AC">
              <w:rPr>
                <w:lang w:val="en-US"/>
              </w:rPr>
              <w:t>Series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0E1DE" w14:textId="77777777" w:rsidR="006812AC" w:rsidRPr="006812AC" w:rsidRDefault="006812AC" w:rsidP="006812AC">
            <w:pPr>
              <w:rPr>
                <w:lang w:val="en-US"/>
              </w:rPr>
            </w:pPr>
            <w:r w:rsidRPr="006812AC">
              <w:rPr>
                <w:lang w:val="en-US"/>
              </w:rPr>
              <w:t>Sealed Polycarbonate and ABS Enclosures with Mounting Flange</w:t>
            </w:r>
          </w:p>
        </w:tc>
      </w:tr>
      <w:tr w:rsidR="006812AC" w:rsidRPr="006812AC" w14:paraId="22DD88F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55044B" w14:textId="77777777" w:rsidR="006812AC" w:rsidRPr="006812AC" w:rsidRDefault="006812AC" w:rsidP="006812AC">
            <w:pPr>
              <w:rPr>
                <w:lang w:val="en-US"/>
              </w:rPr>
            </w:pPr>
            <w:r w:rsidRPr="006812AC">
              <w:rPr>
                <w:lang w:val="en-US"/>
              </w:rPr>
              <w:t>Housing body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9283F8" w14:textId="77777777" w:rsidR="006812AC" w:rsidRPr="006812AC" w:rsidRDefault="006812AC" w:rsidP="006812AC">
            <w:pPr>
              <w:rPr>
                <w:lang w:val="en-US"/>
              </w:rPr>
            </w:pPr>
            <w:r w:rsidRPr="006812AC">
              <w:rPr>
                <w:lang w:val="en-US"/>
              </w:rPr>
              <w:t>Grey ABS</w:t>
            </w:r>
          </w:p>
        </w:tc>
      </w:tr>
      <w:tr w:rsidR="006812AC" w:rsidRPr="006812AC" w14:paraId="74FDC99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DBB389" w14:textId="77777777" w:rsidR="006812AC" w:rsidRPr="006812AC" w:rsidRDefault="006812AC" w:rsidP="006812AC">
            <w:pPr>
              <w:rPr>
                <w:lang w:val="en-US"/>
              </w:rPr>
            </w:pPr>
            <w:r w:rsidRPr="006812AC">
              <w:rPr>
                <w:lang w:val="en-US"/>
              </w:rPr>
              <w:t>Cover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835FC5" w14:textId="77777777" w:rsidR="006812AC" w:rsidRPr="006812AC" w:rsidRDefault="006812AC" w:rsidP="006812AC">
            <w:pPr>
              <w:rPr>
                <w:lang w:val="en-US"/>
              </w:rPr>
            </w:pPr>
            <w:r w:rsidRPr="006812AC">
              <w:rPr>
                <w:lang w:val="en-US"/>
              </w:rPr>
              <w:t>Transparent (clear) polycarbonate</w:t>
            </w:r>
          </w:p>
        </w:tc>
      </w:tr>
      <w:tr w:rsidR="006812AC" w:rsidRPr="006812AC" w14:paraId="3013146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2C0C43" w14:textId="77777777" w:rsidR="006812AC" w:rsidRPr="006812AC" w:rsidRDefault="006812AC" w:rsidP="006812AC">
            <w:pPr>
              <w:rPr>
                <w:lang w:val="en-US"/>
              </w:rPr>
            </w:pPr>
            <w:r w:rsidRPr="006812AC">
              <w:rPr>
                <w:lang w:val="en-US"/>
              </w:rPr>
              <w:t>Mounting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DF2ECB" w14:textId="77777777" w:rsidR="006812AC" w:rsidRPr="006812AC" w:rsidRDefault="006812AC" w:rsidP="006812AC">
            <w:pPr>
              <w:rPr>
                <w:lang w:val="en-US"/>
              </w:rPr>
            </w:pPr>
            <w:r w:rsidRPr="006812AC">
              <w:rPr>
                <w:lang w:val="en-US"/>
              </w:rPr>
              <w:t>Wall-mount via integral flanges</w:t>
            </w:r>
          </w:p>
        </w:tc>
      </w:tr>
      <w:tr w:rsidR="006812AC" w:rsidRPr="006812AC" w14:paraId="1FF3DC6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01F081" w14:textId="77777777" w:rsidR="006812AC" w:rsidRPr="006812AC" w:rsidRDefault="006812AC" w:rsidP="006812AC">
            <w:pPr>
              <w:rPr>
                <w:lang w:val="en-US"/>
              </w:rPr>
            </w:pPr>
            <w:r w:rsidRPr="006812AC">
              <w:rPr>
                <w:lang w:val="en-US"/>
              </w:rPr>
              <w:t>IP 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747D33" w14:textId="77777777" w:rsidR="006812AC" w:rsidRPr="006812AC" w:rsidRDefault="006812AC" w:rsidP="006812AC">
            <w:pPr>
              <w:rPr>
                <w:lang w:val="en-US"/>
              </w:rPr>
            </w:pPr>
            <w:r w:rsidRPr="006812AC">
              <w:rPr>
                <w:lang w:val="en-US"/>
              </w:rPr>
              <w:t>IP67</w:t>
            </w:r>
          </w:p>
        </w:tc>
      </w:tr>
      <w:tr w:rsidR="006812AC" w:rsidRPr="006812AC" w14:paraId="3BA672D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5C25B3" w14:textId="77777777" w:rsidR="006812AC" w:rsidRPr="006812AC" w:rsidRDefault="006812AC" w:rsidP="006812AC">
            <w:pPr>
              <w:rPr>
                <w:lang w:val="en-US"/>
              </w:rPr>
            </w:pPr>
            <w:r w:rsidRPr="006812AC">
              <w:rPr>
                <w:lang w:val="en-US"/>
              </w:rPr>
              <w:t>Price (ex VAT)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F37A5" w14:textId="77777777" w:rsidR="006812AC" w:rsidRPr="006812AC" w:rsidRDefault="006812AC" w:rsidP="006812AC">
            <w:pPr>
              <w:rPr>
                <w:lang w:val="en-US"/>
              </w:rPr>
            </w:pPr>
            <w:r w:rsidRPr="006812AC">
              <w:rPr>
                <w:lang w:val="en-US"/>
              </w:rPr>
              <w:t>MC001110: €22 / MC001111: €24 (Farnell)</w:t>
            </w:r>
          </w:p>
        </w:tc>
      </w:tr>
      <w:tr w:rsidR="006812AC" w:rsidRPr="006812AC" w14:paraId="60A169D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03090" w14:textId="77777777" w:rsidR="006812AC" w:rsidRPr="006812AC" w:rsidRDefault="006812AC" w:rsidP="006812AC">
            <w:pPr>
              <w:rPr>
                <w:lang w:val="en-US"/>
              </w:rPr>
            </w:pPr>
            <w:r w:rsidRPr="006812AC">
              <w:rPr>
                <w:lang w:val="en-US"/>
              </w:rPr>
              <w:t>Supplier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406B0" w14:textId="77777777" w:rsidR="006812AC" w:rsidRPr="006812AC" w:rsidRDefault="006812AC" w:rsidP="006812AC">
            <w:pPr>
              <w:rPr>
                <w:lang w:val="en-US"/>
              </w:rPr>
            </w:pPr>
            <w:r w:rsidRPr="006812AC">
              <w:rPr>
                <w:lang w:val="en-US"/>
              </w:rPr>
              <w:t>Farnell</w:t>
            </w:r>
          </w:p>
        </w:tc>
      </w:tr>
    </w:tbl>
    <w:p w14:paraId="2B678B58" w14:textId="77777777" w:rsidR="006812AC" w:rsidRPr="006812AC" w:rsidRDefault="006812AC" w:rsidP="006812AC">
      <w:pPr>
        <w:rPr>
          <w:lang w:val="en-US"/>
        </w:rPr>
      </w:pPr>
      <w:r w:rsidRPr="006812AC">
        <w:rPr>
          <w:lang w:val="en-US"/>
        </w:rPr>
        <w:t>The MC001110 (55 mm depth) is the preferred choice. The MC001111 (75 mm depth, +€2) is the fallback if the internal component stack — PCB, relay module, PSU module, LCD on standoffs — exceeds the available depth. Final selection to be confirmed after PCB layout and 3D clearance check.</w:t>
      </w:r>
    </w:p>
    <w:p w14:paraId="568D198B" w14:textId="77777777" w:rsidR="009B1EC4" w:rsidRDefault="009B1EC4">
      <w:pPr>
        <w:rPr>
          <w:b/>
          <w:bCs/>
          <w:lang w:val="en-US"/>
        </w:rPr>
      </w:pPr>
      <w:r>
        <w:rPr>
          <w:b/>
          <w:bCs/>
          <w:lang w:val="en-US"/>
        </w:rPr>
        <w:br w:type="page"/>
      </w:r>
    </w:p>
    <w:p w14:paraId="3E59880F" w14:textId="1DAED0CD" w:rsidR="006812AC" w:rsidRPr="006812AC" w:rsidRDefault="006812AC" w:rsidP="006812AC">
      <w:pPr>
        <w:rPr>
          <w:b/>
          <w:bCs/>
          <w:lang w:val="en-US"/>
        </w:rPr>
      </w:pPr>
      <w:r w:rsidRPr="006812AC">
        <w:rPr>
          <w:b/>
          <w:bCs/>
          <w:lang w:val="en-US"/>
        </w:rPr>
        <w:lastRenderedPageBreak/>
        <w:t>4.10.2 Enclosure Properties</w:t>
      </w:r>
    </w:p>
    <w:tbl>
      <w:tblPr>
        <w:tblW w:w="5000" w:type="pct"/>
        <w:tblCellMar>
          <w:top w:w="15" w:type="dxa"/>
          <w:left w:w="15" w:type="dxa"/>
          <w:bottom w:w="15" w:type="dxa"/>
          <w:right w:w="15" w:type="dxa"/>
        </w:tblCellMar>
        <w:tblLook w:val="04A0" w:firstRow="1" w:lastRow="0" w:firstColumn="1" w:lastColumn="0" w:noHBand="0" w:noVBand="1"/>
      </w:tblPr>
      <w:tblGrid>
        <w:gridCol w:w="2349"/>
        <w:gridCol w:w="6995"/>
      </w:tblGrid>
      <w:tr w:rsidR="006812AC" w:rsidRPr="006812AC" w14:paraId="56707D9D"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BC5802B" w14:textId="77777777" w:rsidR="006812AC" w:rsidRPr="006812AC" w:rsidRDefault="006812AC" w:rsidP="006812AC">
            <w:pPr>
              <w:rPr>
                <w:b/>
                <w:bCs/>
                <w:lang w:val="en-US"/>
              </w:rPr>
            </w:pPr>
            <w:r w:rsidRPr="006812AC">
              <w:rPr>
                <w:b/>
                <w:bCs/>
                <w:lang w:val="en-US"/>
              </w:rPr>
              <w:t>Parameter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2D2A77F" w14:textId="77777777" w:rsidR="006812AC" w:rsidRPr="006812AC" w:rsidRDefault="006812AC" w:rsidP="006812AC">
            <w:pPr>
              <w:rPr>
                <w:b/>
                <w:bCs/>
                <w:lang w:val="en-US"/>
              </w:rPr>
            </w:pPr>
            <w:r w:rsidRPr="006812AC">
              <w:rPr>
                <w:b/>
                <w:bCs/>
                <w:lang w:val="en-US"/>
              </w:rPr>
              <w:t>Value</w:t>
            </w:r>
          </w:p>
        </w:tc>
      </w:tr>
      <w:tr w:rsidR="006812AC" w:rsidRPr="006812AC" w14:paraId="3A7512EB"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FDF01" w14:textId="77777777" w:rsidR="006812AC" w:rsidRPr="006812AC" w:rsidRDefault="006812AC" w:rsidP="006812AC">
            <w:pPr>
              <w:rPr>
                <w:lang w:val="en-US"/>
              </w:rPr>
            </w:pPr>
            <w:r w:rsidRPr="006812AC">
              <w:rPr>
                <w:lang w:val="en-US"/>
              </w:rPr>
              <w:t>Internal dimensions (L × W × 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6B0395" w14:textId="77777777" w:rsidR="006812AC" w:rsidRPr="006812AC" w:rsidRDefault="006812AC" w:rsidP="006812AC">
            <w:pPr>
              <w:rPr>
                <w:lang w:val="en-US"/>
              </w:rPr>
            </w:pPr>
            <w:r w:rsidRPr="006812AC">
              <w:rPr>
                <w:lang w:val="en-US"/>
              </w:rPr>
              <w:t xml:space="preserve">To be verified from </w:t>
            </w:r>
            <w:proofErr w:type="spellStart"/>
            <w:r w:rsidRPr="006812AC">
              <w:rPr>
                <w:lang w:val="en-US"/>
              </w:rPr>
              <w:t>Multicomp</w:t>
            </w:r>
            <w:proofErr w:type="spellEnd"/>
            <w:r w:rsidRPr="006812AC">
              <w:rPr>
                <w:lang w:val="en-US"/>
              </w:rPr>
              <w:t xml:space="preserve"> Pro datasheet for MC001110 / MC001111</w:t>
            </w:r>
          </w:p>
        </w:tc>
      </w:tr>
      <w:tr w:rsidR="006812AC" w:rsidRPr="006812AC" w14:paraId="75A00CF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38628" w14:textId="77777777" w:rsidR="006812AC" w:rsidRPr="006812AC" w:rsidRDefault="006812AC" w:rsidP="006812AC">
            <w:pPr>
              <w:rPr>
                <w:lang w:val="en-US"/>
              </w:rPr>
            </w:pPr>
            <w:r w:rsidRPr="006812AC">
              <w:rPr>
                <w:lang w:val="en-US"/>
              </w:rPr>
              <w:t>Cutouts in cover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E7CA1" w14:textId="77777777" w:rsidR="006812AC" w:rsidRPr="006812AC" w:rsidRDefault="006812AC" w:rsidP="006812AC">
            <w:pPr>
              <w:rPr>
                <w:lang w:val="en-US"/>
              </w:rPr>
            </w:pPr>
            <w:r w:rsidRPr="006812AC">
              <w:rPr>
                <w:lang w:val="en-US"/>
              </w:rPr>
              <w:t>1 × membrane keypad area (4×4 key matrix, bonded to cover)</w:t>
            </w:r>
          </w:p>
        </w:tc>
      </w:tr>
      <w:tr w:rsidR="006812AC" w:rsidRPr="006812AC" w14:paraId="7405BD28"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F6AAE" w14:textId="77777777" w:rsidR="006812AC" w:rsidRPr="006812AC" w:rsidRDefault="006812AC" w:rsidP="006812AC">
            <w:pPr>
              <w:rPr>
                <w:lang w:val="en-US"/>
              </w:rPr>
            </w:pPr>
            <w:r w:rsidRPr="006812AC">
              <w:rPr>
                <w:lang w:val="en-US"/>
              </w:rPr>
              <w:t>Cable entries (housing body)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4C592D" w14:textId="77777777" w:rsidR="006812AC" w:rsidRPr="006812AC" w:rsidRDefault="006812AC" w:rsidP="006812AC">
            <w:pPr>
              <w:rPr>
                <w:lang w:val="en-US"/>
              </w:rPr>
            </w:pPr>
            <w:r w:rsidRPr="006812AC">
              <w:rPr>
                <w:lang w:val="en-US"/>
              </w:rPr>
              <w:t>IP67-rated cable glands: mains cable, RS485 sensor cable, RRK-3 control cables</w:t>
            </w:r>
          </w:p>
        </w:tc>
      </w:tr>
      <w:tr w:rsidR="006812AC" w:rsidRPr="006812AC" w14:paraId="38166B70"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368F03" w14:textId="77777777" w:rsidR="006812AC" w:rsidRPr="006812AC" w:rsidRDefault="006812AC" w:rsidP="006812AC">
            <w:pPr>
              <w:rPr>
                <w:lang w:val="en-US"/>
              </w:rPr>
            </w:pPr>
            <w:r w:rsidRPr="006812AC">
              <w:rPr>
                <w:lang w:val="en-US"/>
              </w:rPr>
              <w:t>Fuse access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1913B9" w14:textId="77777777" w:rsidR="006812AC" w:rsidRPr="006812AC" w:rsidRDefault="006812AC" w:rsidP="006812AC">
            <w:pPr>
              <w:rPr>
                <w:lang w:val="en-US"/>
              </w:rPr>
            </w:pPr>
            <w:r w:rsidRPr="006812AC">
              <w:rPr>
                <w:lang w:val="en-US"/>
              </w:rPr>
              <w:t>Panel-mount fuse holder in housing body, accessible without opening cover</w:t>
            </w:r>
          </w:p>
        </w:tc>
      </w:tr>
      <w:tr w:rsidR="006812AC" w:rsidRPr="006812AC" w14:paraId="22B9E64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246940" w14:textId="77777777" w:rsidR="006812AC" w:rsidRPr="006812AC" w:rsidRDefault="006812AC" w:rsidP="006812AC">
            <w:pPr>
              <w:rPr>
                <w:lang w:val="en-US"/>
              </w:rPr>
            </w:pPr>
            <w:r w:rsidRPr="006812AC">
              <w:rPr>
                <w:lang w:val="en-US"/>
              </w:rPr>
              <w:t>Internal mounting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E6939E" w14:textId="77777777" w:rsidR="006812AC" w:rsidRPr="006812AC" w:rsidRDefault="006812AC" w:rsidP="006812AC">
            <w:pPr>
              <w:rPr>
                <w:lang w:val="en-US"/>
              </w:rPr>
            </w:pPr>
            <w:r w:rsidRPr="006812AC">
              <w:rPr>
                <w:lang w:val="en-US"/>
              </w:rPr>
              <w:t>Main PCB (LOLIN S3, relay module, RS485 transceiver, screw terminals), PSU module, RTC module, LCD module on standoff screws</w:t>
            </w:r>
          </w:p>
        </w:tc>
      </w:tr>
    </w:tbl>
    <w:p w14:paraId="50C4B98A" w14:textId="77777777" w:rsidR="006812AC" w:rsidRPr="006812AC" w:rsidRDefault="006812AC" w:rsidP="006812AC">
      <w:pPr>
        <w:rPr>
          <w:lang w:val="en-US"/>
        </w:rPr>
      </w:pPr>
      <w:r w:rsidRPr="006812AC">
        <w:rPr>
          <w:b/>
          <w:bCs/>
          <w:lang w:val="en-US"/>
        </w:rPr>
        <w:t>Transparent cover — key design consequence:</w:t>
      </w:r>
      <w:r w:rsidRPr="006812AC">
        <w:rPr>
          <w:lang w:val="en-US"/>
        </w:rPr>
        <w:t xml:space="preserve"> The transparent cover eliminates the need for any openings, LED holders, or light pipes for the status indicators. The LCD display and all PCB-mounted LEDs are directly visible through the cover from outside without any cutouts other than the keypad opening. This:</w:t>
      </w:r>
    </w:p>
    <w:p w14:paraId="260ECB5C" w14:textId="77777777" w:rsidR="006812AC" w:rsidRPr="006812AC" w:rsidRDefault="006812AC" w:rsidP="00FB4FB9">
      <w:pPr>
        <w:pStyle w:val="Lijstalinea"/>
        <w:numPr>
          <w:ilvl w:val="0"/>
          <w:numId w:val="11"/>
        </w:numPr>
        <w:rPr>
          <w:lang w:val="en-US"/>
        </w:rPr>
      </w:pPr>
      <w:r w:rsidRPr="006812AC">
        <w:rPr>
          <w:lang w:val="en-US"/>
        </w:rPr>
        <w:t>Preserves the IP67 rating of the cover (only one sealed opening for the keypad cable).</w:t>
      </w:r>
    </w:p>
    <w:p w14:paraId="209C554D" w14:textId="77777777" w:rsidR="006812AC" w:rsidRPr="006812AC" w:rsidRDefault="006812AC" w:rsidP="00FB4FB9">
      <w:pPr>
        <w:pStyle w:val="Lijstalinea"/>
        <w:numPr>
          <w:ilvl w:val="0"/>
          <w:numId w:val="11"/>
        </w:numPr>
        <w:rPr>
          <w:lang w:val="en-US"/>
        </w:rPr>
      </w:pPr>
      <w:r w:rsidRPr="006812AC">
        <w:rPr>
          <w:lang w:val="en-US"/>
        </w:rPr>
        <w:t>Simplifies mechanical design — no individual LED holes to drill, seal, or align.</w:t>
      </w:r>
    </w:p>
    <w:p w14:paraId="28812C63" w14:textId="77777777" w:rsidR="006812AC" w:rsidRPr="006812AC" w:rsidRDefault="006812AC" w:rsidP="00FB4FB9">
      <w:pPr>
        <w:pStyle w:val="Lijstalinea"/>
        <w:numPr>
          <w:ilvl w:val="0"/>
          <w:numId w:val="11"/>
        </w:numPr>
        <w:rPr>
          <w:lang w:val="en-US"/>
        </w:rPr>
      </w:pPr>
      <w:r w:rsidRPr="006812AC">
        <w:rPr>
          <w:lang w:val="en-US"/>
        </w:rPr>
        <w:t>Removes the need for a separate LCD window cutout and its sealing gasket.</w:t>
      </w:r>
    </w:p>
    <w:p w14:paraId="7E909B64" w14:textId="77777777" w:rsidR="006812AC" w:rsidRPr="006812AC" w:rsidRDefault="006812AC" w:rsidP="00FB4FB9">
      <w:pPr>
        <w:pStyle w:val="Lijstalinea"/>
        <w:numPr>
          <w:ilvl w:val="0"/>
          <w:numId w:val="11"/>
        </w:numPr>
        <w:rPr>
          <w:lang w:val="en-US"/>
        </w:rPr>
      </w:pPr>
      <w:r w:rsidRPr="006812AC">
        <w:rPr>
          <w:lang w:val="en-US"/>
        </w:rPr>
        <w:t>Allows full visibility of the PCB internals, which aids troubleshooting.</w:t>
      </w:r>
    </w:p>
    <w:p w14:paraId="0CA64BD5" w14:textId="77777777" w:rsidR="006812AC" w:rsidRPr="006812AC" w:rsidRDefault="006812AC" w:rsidP="006812AC">
      <w:pPr>
        <w:rPr>
          <w:lang w:val="en-US"/>
        </w:rPr>
      </w:pPr>
      <w:r w:rsidRPr="006812AC">
        <w:rPr>
          <w:b/>
          <w:bCs/>
          <w:lang w:val="en-US"/>
        </w:rPr>
        <w:t>LCD mounting:</w:t>
      </w:r>
      <w:r w:rsidRPr="006812AC">
        <w:rPr>
          <w:lang w:val="en-US"/>
        </w:rPr>
        <w:t xml:space="preserve"> The LCD module is elevated on four M3 brass standoff screws above the PCB surface so that its display face is parallel to and close to the inner face of the transparent cover. The standoff height is chosen to position the display at the most readable viewing angle and distance through the cover thickness.</w:t>
      </w:r>
    </w:p>
    <w:p w14:paraId="62B7F1A2" w14:textId="77777777" w:rsidR="006812AC" w:rsidRPr="006812AC" w:rsidRDefault="006812AC" w:rsidP="006812AC">
      <w:pPr>
        <w:rPr>
          <w:lang w:val="en-US"/>
        </w:rPr>
      </w:pPr>
      <w:r w:rsidRPr="006812AC">
        <w:rPr>
          <w:b/>
          <w:bCs/>
          <w:lang w:val="en-US"/>
        </w:rPr>
        <w:t>Keypad connection:</w:t>
      </w:r>
      <w:r w:rsidRPr="006812AC">
        <w:rPr>
          <w:lang w:val="en-US"/>
        </w:rPr>
        <w:t xml:space="preserve"> The membrane keypad is bonded to the outer face of the transparent cover. Its flat cable passes through the single cover opening, which is sealed with an IP67-rated sealed cable entry or a custom-</w:t>
      </w:r>
      <w:proofErr w:type="spellStart"/>
      <w:r w:rsidRPr="006812AC">
        <w:rPr>
          <w:lang w:val="en-US"/>
        </w:rPr>
        <w:t>moulded</w:t>
      </w:r>
      <w:proofErr w:type="spellEnd"/>
      <w:r w:rsidRPr="006812AC">
        <w:rPr>
          <w:lang w:val="en-US"/>
        </w:rPr>
        <w:t xml:space="preserve"> grommet to maintain the enclosure rating.</w:t>
      </w:r>
    </w:p>
    <w:p w14:paraId="1CFE9FF6" w14:textId="77777777" w:rsidR="006812AC" w:rsidRPr="006812AC" w:rsidRDefault="006812AC" w:rsidP="006812AC">
      <w:pPr>
        <w:rPr>
          <w:b/>
          <w:bCs/>
          <w:lang w:val="en-US"/>
        </w:rPr>
      </w:pPr>
      <w:r w:rsidRPr="006812AC">
        <w:rPr>
          <w:b/>
          <w:bCs/>
          <w:lang w:val="en-US"/>
        </w:rPr>
        <w:lastRenderedPageBreak/>
        <w:t>4.11 GPIO and Peripheral Assignment Summary</w:t>
      </w:r>
    </w:p>
    <w:p w14:paraId="6F4B5E68" w14:textId="77777777" w:rsidR="006812AC" w:rsidRPr="006812AC" w:rsidRDefault="006812AC" w:rsidP="006812AC">
      <w:pPr>
        <w:rPr>
          <w:lang w:val="en-US"/>
        </w:rPr>
      </w:pPr>
      <w:r w:rsidRPr="006812AC">
        <w:rPr>
          <w:lang w:val="en-US"/>
        </w:rPr>
        <w:t>The table below lists all allocated functions on the ESP32-S3. Specific GPIO numbers are indicative; final assignment is confirmed during PCB layout to avoid conflicts with reserved pins (USB D+/D− on GPIO 19/20, boot strapping pins on GPIO 0/45/46).</w:t>
      </w:r>
    </w:p>
    <w:tbl>
      <w:tblPr>
        <w:tblW w:w="5000" w:type="pct"/>
        <w:tblCellMar>
          <w:top w:w="15" w:type="dxa"/>
          <w:left w:w="15" w:type="dxa"/>
          <w:bottom w:w="15" w:type="dxa"/>
          <w:right w:w="15" w:type="dxa"/>
        </w:tblCellMar>
        <w:tblLook w:val="04A0" w:firstRow="1" w:lastRow="0" w:firstColumn="1" w:lastColumn="0" w:noHBand="0" w:noVBand="1"/>
      </w:tblPr>
      <w:tblGrid>
        <w:gridCol w:w="2838"/>
        <w:gridCol w:w="2374"/>
        <w:gridCol w:w="2598"/>
        <w:gridCol w:w="1534"/>
      </w:tblGrid>
      <w:tr w:rsidR="006812AC" w:rsidRPr="006812AC" w14:paraId="701A5DFB"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3971A4E8" w14:textId="77777777" w:rsidR="006812AC" w:rsidRPr="006812AC" w:rsidRDefault="006812AC" w:rsidP="006812AC">
            <w:pPr>
              <w:rPr>
                <w:b/>
                <w:bCs/>
                <w:lang w:val="en-US"/>
              </w:rPr>
            </w:pPr>
            <w:r w:rsidRPr="006812AC">
              <w:rPr>
                <w:b/>
                <w:bCs/>
                <w:lang w:val="en-US"/>
              </w:rPr>
              <w:t>Function</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7D02C20" w14:textId="77777777" w:rsidR="006812AC" w:rsidRPr="006812AC" w:rsidRDefault="006812AC" w:rsidP="006812AC">
            <w:pPr>
              <w:rPr>
                <w:b/>
                <w:bCs/>
                <w:lang w:val="en-US"/>
              </w:rPr>
            </w:pPr>
            <w:r w:rsidRPr="006812AC">
              <w:rPr>
                <w:b/>
                <w:bCs/>
                <w:lang w:val="en-US"/>
              </w:rPr>
              <w:t>Interface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839AB47" w14:textId="77777777" w:rsidR="006812AC" w:rsidRPr="006812AC" w:rsidRDefault="006812AC" w:rsidP="006812AC">
            <w:pPr>
              <w:rPr>
                <w:b/>
                <w:bCs/>
                <w:lang w:val="en-US"/>
              </w:rPr>
            </w:pPr>
            <w:r w:rsidRPr="006812AC">
              <w:rPr>
                <w:b/>
                <w:bCs/>
                <w:lang w:val="en-US"/>
              </w:rPr>
              <w:t>ESP32-S3 peripheral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076CB2F7" w14:textId="77777777" w:rsidR="006812AC" w:rsidRPr="006812AC" w:rsidRDefault="006812AC" w:rsidP="006812AC">
            <w:pPr>
              <w:rPr>
                <w:b/>
                <w:bCs/>
                <w:lang w:val="en-US"/>
              </w:rPr>
            </w:pPr>
            <w:r w:rsidRPr="006812AC">
              <w:rPr>
                <w:b/>
                <w:bCs/>
                <w:lang w:val="en-US"/>
              </w:rPr>
              <w:t>GPIO count</w:t>
            </w:r>
          </w:p>
        </w:tc>
      </w:tr>
      <w:tr w:rsidR="006812AC" w:rsidRPr="006812AC" w14:paraId="664FF24B"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94657D" w14:textId="77777777" w:rsidR="006812AC" w:rsidRPr="006812AC" w:rsidRDefault="006812AC" w:rsidP="006812AC">
            <w:pPr>
              <w:rPr>
                <w:lang w:val="en-US"/>
              </w:rPr>
            </w:pPr>
            <w:r w:rsidRPr="006812AC">
              <w:rPr>
                <w:lang w:val="en-US"/>
              </w:rPr>
              <w:t>RS485 Modbus 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063743" w14:textId="77777777" w:rsidR="006812AC" w:rsidRPr="006812AC" w:rsidRDefault="006812AC" w:rsidP="006812AC">
            <w:pPr>
              <w:rPr>
                <w:lang w:val="en-US"/>
              </w:rPr>
            </w:pPr>
            <w:r w:rsidRPr="006812AC">
              <w:rPr>
                <w:lang w:val="en-US"/>
              </w:rPr>
              <w:t>UART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82F0CA" w14:textId="77777777" w:rsidR="006812AC" w:rsidRPr="006812AC" w:rsidRDefault="006812AC" w:rsidP="006812AC">
            <w:pPr>
              <w:rPr>
                <w:lang w:val="en-US"/>
              </w:rPr>
            </w:pPr>
            <w:r w:rsidRPr="006812AC">
              <w:rPr>
                <w:lang w:val="en-US"/>
              </w:rPr>
              <w:t>UART1 TX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5C3AFE" w14:textId="77777777" w:rsidR="006812AC" w:rsidRPr="006812AC" w:rsidRDefault="006812AC" w:rsidP="006812AC">
            <w:pPr>
              <w:rPr>
                <w:lang w:val="en-US"/>
              </w:rPr>
            </w:pPr>
            <w:r w:rsidRPr="006812AC">
              <w:rPr>
                <w:lang w:val="en-US"/>
              </w:rPr>
              <w:t>1</w:t>
            </w:r>
          </w:p>
        </w:tc>
      </w:tr>
      <w:tr w:rsidR="006812AC" w:rsidRPr="006812AC" w14:paraId="7EF24AF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F2727" w14:textId="77777777" w:rsidR="006812AC" w:rsidRPr="006812AC" w:rsidRDefault="006812AC" w:rsidP="006812AC">
            <w:pPr>
              <w:rPr>
                <w:lang w:val="en-US"/>
              </w:rPr>
            </w:pPr>
            <w:r w:rsidRPr="006812AC">
              <w:rPr>
                <w:lang w:val="en-US"/>
              </w:rPr>
              <w:t>RS485 Modbus RX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5DB8F7" w14:textId="77777777" w:rsidR="006812AC" w:rsidRPr="006812AC" w:rsidRDefault="006812AC" w:rsidP="006812AC">
            <w:pPr>
              <w:rPr>
                <w:lang w:val="en-US"/>
              </w:rPr>
            </w:pPr>
            <w:r w:rsidRPr="006812AC">
              <w:rPr>
                <w:lang w:val="en-US"/>
              </w:rPr>
              <w:t>UART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DC59B" w14:textId="77777777" w:rsidR="006812AC" w:rsidRPr="006812AC" w:rsidRDefault="006812AC" w:rsidP="006812AC">
            <w:pPr>
              <w:rPr>
                <w:lang w:val="en-US"/>
              </w:rPr>
            </w:pPr>
            <w:r w:rsidRPr="006812AC">
              <w:rPr>
                <w:lang w:val="en-US"/>
              </w:rPr>
              <w:t>UART1 RX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E2981C" w14:textId="77777777" w:rsidR="006812AC" w:rsidRPr="006812AC" w:rsidRDefault="006812AC" w:rsidP="006812AC">
            <w:pPr>
              <w:rPr>
                <w:lang w:val="en-US"/>
              </w:rPr>
            </w:pPr>
            <w:r w:rsidRPr="006812AC">
              <w:rPr>
                <w:lang w:val="en-US"/>
              </w:rPr>
              <w:t>1</w:t>
            </w:r>
          </w:p>
        </w:tc>
      </w:tr>
      <w:tr w:rsidR="006812AC" w:rsidRPr="006812AC" w14:paraId="1B13BE5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334CBC" w14:textId="77777777" w:rsidR="006812AC" w:rsidRPr="006812AC" w:rsidRDefault="006812AC" w:rsidP="006812AC">
            <w:pPr>
              <w:rPr>
                <w:lang w:val="en-US"/>
              </w:rPr>
            </w:pPr>
            <w:r w:rsidRPr="006812AC">
              <w:rPr>
                <w:lang w:val="en-US"/>
              </w:rPr>
              <w:t>RS485 direction (DE/RE)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3A223" w14:textId="77777777" w:rsidR="006812AC" w:rsidRPr="006812AC" w:rsidRDefault="006812AC" w:rsidP="006812AC">
            <w:pPr>
              <w:rPr>
                <w:lang w:val="en-US"/>
              </w:rPr>
            </w:pPr>
            <w:r w:rsidRPr="006812AC">
              <w:rPr>
                <w:lang w:val="en-US"/>
              </w:rPr>
              <w:t>GPIO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FEA62" w14:textId="77777777" w:rsidR="006812AC" w:rsidRPr="006812AC" w:rsidRDefault="006812AC" w:rsidP="006812AC">
            <w:pPr>
              <w:rPr>
                <w:lang w:val="en-US"/>
              </w:rPr>
            </w:pPr>
            <w:r w:rsidRPr="006812AC">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0FB15A" w14:textId="77777777" w:rsidR="006812AC" w:rsidRPr="006812AC" w:rsidRDefault="006812AC" w:rsidP="006812AC">
            <w:pPr>
              <w:rPr>
                <w:lang w:val="en-US"/>
              </w:rPr>
            </w:pPr>
            <w:r w:rsidRPr="006812AC">
              <w:rPr>
                <w:lang w:val="en-US"/>
              </w:rPr>
              <w:t>1</w:t>
            </w:r>
          </w:p>
        </w:tc>
      </w:tr>
      <w:tr w:rsidR="006812AC" w:rsidRPr="006812AC" w14:paraId="09C84716"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7AA224" w14:textId="77777777" w:rsidR="006812AC" w:rsidRPr="006812AC" w:rsidRDefault="006812AC" w:rsidP="006812AC">
            <w:pPr>
              <w:rPr>
                <w:lang w:val="en-US"/>
              </w:rPr>
            </w:pPr>
            <w:r w:rsidRPr="006812AC">
              <w:rPr>
                <w:lang w:val="en-US"/>
              </w:rPr>
              <w:t>LCD display (SDA)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B2D4B" w14:textId="77777777" w:rsidR="006812AC" w:rsidRPr="006812AC" w:rsidRDefault="006812AC" w:rsidP="006812AC">
            <w:pPr>
              <w:rPr>
                <w:lang w:val="en-US"/>
              </w:rPr>
            </w:pPr>
            <w:r w:rsidRPr="006812AC">
              <w:rPr>
                <w:lang w:val="en-US"/>
              </w:rPr>
              <w:t>I2C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F59DDF" w14:textId="77777777" w:rsidR="006812AC" w:rsidRPr="006812AC" w:rsidRDefault="006812AC" w:rsidP="006812AC">
            <w:pPr>
              <w:rPr>
                <w:lang w:val="en-US"/>
              </w:rPr>
            </w:pPr>
            <w:r w:rsidRPr="006812AC">
              <w:rPr>
                <w:lang w:val="en-US"/>
              </w:rPr>
              <w:t>I2C0 SDA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B61ECB" w14:textId="77777777" w:rsidR="006812AC" w:rsidRPr="006812AC" w:rsidRDefault="006812AC" w:rsidP="006812AC">
            <w:pPr>
              <w:rPr>
                <w:lang w:val="en-US"/>
              </w:rPr>
            </w:pPr>
            <w:r w:rsidRPr="006812AC">
              <w:rPr>
                <w:lang w:val="en-US"/>
              </w:rPr>
              <w:t>1</w:t>
            </w:r>
          </w:p>
        </w:tc>
      </w:tr>
      <w:tr w:rsidR="006812AC" w:rsidRPr="006812AC" w14:paraId="797E104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BDBD9" w14:textId="77777777" w:rsidR="006812AC" w:rsidRPr="006812AC" w:rsidRDefault="006812AC" w:rsidP="006812AC">
            <w:pPr>
              <w:rPr>
                <w:lang w:val="en-US"/>
              </w:rPr>
            </w:pPr>
            <w:r w:rsidRPr="006812AC">
              <w:rPr>
                <w:lang w:val="en-US"/>
              </w:rPr>
              <w:t>LCD display (SCL)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0E1143" w14:textId="77777777" w:rsidR="006812AC" w:rsidRPr="006812AC" w:rsidRDefault="006812AC" w:rsidP="006812AC">
            <w:pPr>
              <w:rPr>
                <w:lang w:val="en-US"/>
              </w:rPr>
            </w:pPr>
            <w:r w:rsidRPr="006812AC">
              <w:rPr>
                <w:lang w:val="en-US"/>
              </w:rPr>
              <w:t>I2C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B913B9" w14:textId="77777777" w:rsidR="006812AC" w:rsidRPr="006812AC" w:rsidRDefault="006812AC" w:rsidP="006812AC">
            <w:pPr>
              <w:rPr>
                <w:lang w:val="en-US"/>
              </w:rPr>
            </w:pPr>
            <w:r w:rsidRPr="006812AC">
              <w:rPr>
                <w:lang w:val="en-US"/>
              </w:rPr>
              <w:t>I2C0 SCL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69EFB" w14:textId="77777777" w:rsidR="006812AC" w:rsidRPr="006812AC" w:rsidRDefault="006812AC" w:rsidP="006812AC">
            <w:pPr>
              <w:rPr>
                <w:lang w:val="en-US"/>
              </w:rPr>
            </w:pPr>
            <w:r w:rsidRPr="006812AC">
              <w:rPr>
                <w:lang w:val="en-US"/>
              </w:rPr>
              <w:t>1</w:t>
            </w:r>
          </w:p>
        </w:tc>
      </w:tr>
      <w:tr w:rsidR="006812AC" w:rsidRPr="006812AC" w14:paraId="6EB45106"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32877" w14:textId="77777777" w:rsidR="006812AC" w:rsidRPr="006812AC" w:rsidRDefault="006812AC" w:rsidP="006812AC">
            <w:pPr>
              <w:rPr>
                <w:lang w:val="en-US"/>
              </w:rPr>
            </w:pPr>
            <w:r w:rsidRPr="006812AC">
              <w:rPr>
                <w:lang w:val="en-US"/>
              </w:rPr>
              <w:t>RTC DS3231 (SDA)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451BE" w14:textId="77777777" w:rsidR="006812AC" w:rsidRPr="006812AC" w:rsidRDefault="006812AC" w:rsidP="006812AC">
            <w:pPr>
              <w:rPr>
                <w:lang w:val="en-US"/>
              </w:rPr>
            </w:pPr>
            <w:r w:rsidRPr="006812AC">
              <w:rPr>
                <w:lang w:val="en-US"/>
              </w:rPr>
              <w:t>I2C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70D13F" w14:textId="77777777" w:rsidR="006812AC" w:rsidRPr="006812AC" w:rsidRDefault="006812AC" w:rsidP="006812AC">
            <w:pPr>
              <w:rPr>
                <w:lang w:val="en-US"/>
              </w:rPr>
            </w:pPr>
            <w:r w:rsidRPr="006812AC">
              <w:rPr>
                <w:lang w:val="en-US"/>
              </w:rPr>
              <w:t>I2C0 SDA (shared)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1834F4" w14:textId="77777777" w:rsidR="006812AC" w:rsidRPr="006812AC" w:rsidRDefault="006812AC" w:rsidP="006812AC">
            <w:pPr>
              <w:rPr>
                <w:lang w:val="en-US"/>
              </w:rPr>
            </w:pPr>
            <w:r w:rsidRPr="006812AC">
              <w:rPr>
                <w:lang w:val="en-US"/>
              </w:rPr>
              <w:t>—</w:t>
            </w:r>
          </w:p>
        </w:tc>
      </w:tr>
      <w:tr w:rsidR="006812AC" w:rsidRPr="006812AC" w14:paraId="741F936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551F6" w14:textId="77777777" w:rsidR="006812AC" w:rsidRPr="006812AC" w:rsidRDefault="006812AC" w:rsidP="006812AC">
            <w:pPr>
              <w:rPr>
                <w:lang w:val="en-US"/>
              </w:rPr>
            </w:pPr>
            <w:r w:rsidRPr="006812AC">
              <w:rPr>
                <w:lang w:val="en-US"/>
              </w:rPr>
              <w:t>RTC DS3231 (SCL)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760ABA" w14:textId="77777777" w:rsidR="006812AC" w:rsidRPr="006812AC" w:rsidRDefault="006812AC" w:rsidP="006812AC">
            <w:pPr>
              <w:rPr>
                <w:lang w:val="en-US"/>
              </w:rPr>
            </w:pPr>
            <w:r w:rsidRPr="006812AC">
              <w:rPr>
                <w:lang w:val="en-US"/>
              </w:rPr>
              <w:t>I2C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8682E6" w14:textId="77777777" w:rsidR="006812AC" w:rsidRPr="006812AC" w:rsidRDefault="006812AC" w:rsidP="006812AC">
            <w:pPr>
              <w:rPr>
                <w:lang w:val="en-US"/>
              </w:rPr>
            </w:pPr>
            <w:r w:rsidRPr="006812AC">
              <w:rPr>
                <w:lang w:val="en-US"/>
              </w:rPr>
              <w:t>I2C0 SCL (shared)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5878D1" w14:textId="77777777" w:rsidR="006812AC" w:rsidRPr="006812AC" w:rsidRDefault="006812AC" w:rsidP="006812AC">
            <w:pPr>
              <w:rPr>
                <w:lang w:val="en-US"/>
              </w:rPr>
            </w:pPr>
            <w:r w:rsidRPr="006812AC">
              <w:rPr>
                <w:lang w:val="en-US"/>
              </w:rPr>
              <w:t>—</w:t>
            </w:r>
          </w:p>
        </w:tc>
      </w:tr>
      <w:tr w:rsidR="006812AC" w:rsidRPr="006812AC" w14:paraId="0DAC5FE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67FB49" w14:textId="77777777" w:rsidR="006812AC" w:rsidRPr="006812AC" w:rsidRDefault="006812AC" w:rsidP="006812AC">
            <w:pPr>
              <w:rPr>
                <w:lang w:val="en-US"/>
              </w:rPr>
            </w:pPr>
            <w:r w:rsidRPr="006812AC">
              <w:rPr>
                <w:lang w:val="en-US"/>
              </w:rPr>
              <w:t>Keypad rows (4)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202A5E" w14:textId="77777777" w:rsidR="006812AC" w:rsidRPr="006812AC" w:rsidRDefault="006812AC" w:rsidP="006812AC">
            <w:pPr>
              <w:rPr>
                <w:lang w:val="en-US"/>
              </w:rPr>
            </w:pPr>
            <w:r w:rsidRPr="006812AC">
              <w:rPr>
                <w:lang w:val="en-US"/>
              </w:rPr>
              <w:t>GPIO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5FB97" w14:textId="77777777" w:rsidR="006812AC" w:rsidRPr="006812AC" w:rsidRDefault="006812AC" w:rsidP="006812AC">
            <w:pPr>
              <w:rPr>
                <w:lang w:val="en-US"/>
              </w:rPr>
            </w:pPr>
            <w:r w:rsidRPr="006812AC">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91A67A" w14:textId="77777777" w:rsidR="006812AC" w:rsidRPr="006812AC" w:rsidRDefault="006812AC" w:rsidP="006812AC">
            <w:pPr>
              <w:rPr>
                <w:lang w:val="en-US"/>
              </w:rPr>
            </w:pPr>
            <w:r w:rsidRPr="006812AC">
              <w:rPr>
                <w:lang w:val="en-US"/>
              </w:rPr>
              <w:t>4</w:t>
            </w:r>
          </w:p>
        </w:tc>
      </w:tr>
      <w:tr w:rsidR="006812AC" w:rsidRPr="006812AC" w14:paraId="6E8D304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E7E2A2" w14:textId="77777777" w:rsidR="006812AC" w:rsidRPr="006812AC" w:rsidRDefault="006812AC" w:rsidP="006812AC">
            <w:pPr>
              <w:rPr>
                <w:lang w:val="en-US"/>
              </w:rPr>
            </w:pPr>
            <w:r w:rsidRPr="006812AC">
              <w:rPr>
                <w:lang w:val="en-US"/>
              </w:rPr>
              <w:t>Keypad columns (4)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EE1FCA" w14:textId="77777777" w:rsidR="006812AC" w:rsidRPr="006812AC" w:rsidRDefault="006812AC" w:rsidP="006812AC">
            <w:pPr>
              <w:rPr>
                <w:lang w:val="en-US"/>
              </w:rPr>
            </w:pPr>
            <w:r w:rsidRPr="006812AC">
              <w:rPr>
                <w:lang w:val="en-US"/>
              </w:rPr>
              <w:t>GPIO input (pull-up)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67866" w14:textId="77777777" w:rsidR="006812AC" w:rsidRPr="006812AC" w:rsidRDefault="006812AC" w:rsidP="006812AC">
            <w:pPr>
              <w:rPr>
                <w:lang w:val="en-US"/>
              </w:rPr>
            </w:pPr>
            <w:r w:rsidRPr="006812AC">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85D018" w14:textId="77777777" w:rsidR="006812AC" w:rsidRPr="006812AC" w:rsidRDefault="006812AC" w:rsidP="006812AC">
            <w:pPr>
              <w:rPr>
                <w:lang w:val="en-US"/>
              </w:rPr>
            </w:pPr>
            <w:r w:rsidRPr="006812AC">
              <w:rPr>
                <w:lang w:val="en-US"/>
              </w:rPr>
              <w:t>4</w:t>
            </w:r>
          </w:p>
        </w:tc>
      </w:tr>
      <w:tr w:rsidR="006812AC" w:rsidRPr="006812AC" w14:paraId="5D92EBE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816ACF" w14:textId="77777777" w:rsidR="006812AC" w:rsidRPr="006812AC" w:rsidRDefault="006812AC" w:rsidP="006812AC">
            <w:pPr>
              <w:rPr>
                <w:lang w:val="en-US"/>
              </w:rPr>
            </w:pPr>
            <w:r w:rsidRPr="006812AC">
              <w:rPr>
                <w:lang w:val="en-US"/>
              </w:rPr>
              <w:t>Relay OPEN M1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B5367" w14:textId="77777777" w:rsidR="006812AC" w:rsidRPr="006812AC" w:rsidRDefault="006812AC" w:rsidP="006812AC">
            <w:pPr>
              <w:rPr>
                <w:lang w:val="en-US"/>
              </w:rPr>
            </w:pPr>
            <w:r w:rsidRPr="006812AC">
              <w:rPr>
                <w:lang w:val="en-US"/>
              </w:rPr>
              <w:t>GPIO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EB65D8" w14:textId="77777777" w:rsidR="006812AC" w:rsidRPr="006812AC" w:rsidRDefault="006812AC" w:rsidP="006812AC">
            <w:pPr>
              <w:rPr>
                <w:lang w:val="en-US"/>
              </w:rPr>
            </w:pPr>
            <w:r w:rsidRPr="006812AC">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AED7A0" w14:textId="77777777" w:rsidR="006812AC" w:rsidRPr="006812AC" w:rsidRDefault="006812AC" w:rsidP="006812AC">
            <w:pPr>
              <w:rPr>
                <w:lang w:val="en-US"/>
              </w:rPr>
            </w:pPr>
            <w:r w:rsidRPr="006812AC">
              <w:rPr>
                <w:lang w:val="en-US"/>
              </w:rPr>
              <w:t>1</w:t>
            </w:r>
          </w:p>
        </w:tc>
      </w:tr>
      <w:tr w:rsidR="006812AC" w:rsidRPr="006812AC" w14:paraId="7061DCA8"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7070B4" w14:textId="77777777" w:rsidR="006812AC" w:rsidRPr="006812AC" w:rsidRDefault="006812AC" w:rsidP="006812AC">
            <w:pPr>
              <w:rPr>
                <w:lang w:val="en-US"/>
              </w:rPr>
            </w:pPr>
            <w:r w:rsidRPr="006812AC">
              <w:rPr>
                <w:lang w:val="en-US"/>
              </w:rPr>
              <w:t>Relay CLOSE M1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A0924A" w14:textId="77777777" w:rsidR="006812AC" w:rsidRPr="006812AC" w:rsidRDefault="006812AC" w:rsidP="006812AC">
            <w:pPr>
              <w:rPr>
                <w:lang w:val="en-US"/>
              </w:rPr>
            </w:pPr>
            <w:r w:rsidRPr="006812AC">
              <w:rPr>
                <w:lang w:val="en-US"/>
              </w:rPr>
              <w:t>GPIO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19061C" w14:textId="77777777" w:rsidR="006812AC" w:rsidRPr="006812AC" w:rsidRDefault="006812AC" w:rsidP="006812AC">
            <w:pPr>
              <w:rPr>
                <w:lang w:val="en-US"/>
              </w:rPr>
            </w:pPr>
            <w:r w:rsidRPr="006812AC">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C4939" w14:textId="77777777" w:rsidR="006812AC" w:rsidRPr="006812AC" w:rsidRDefault="006812AC" w:rsidP="006812AC">
            <w:pPr>
              <w:rPr>
                <w:lang w:val="en-US"/>
              </w:rPr>
            </w:pPr>
            <w:r w:rsidRPr="006812AC">
              <w:rPr>
                <w:lang w:val="en-US"/>
              </w:rPr>
              <w:t>1</w:t>
            </w:r>
          </w:p>
        </w:tc>
      </w:tr>
      <w:tr w:rsidR="006812AC" w:rsidRPr="006812AC" w14:paraId="68D61200"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5B07C6" w14:textId="77777777" w:rsidR="006812AC" w:rsidRPr="006812AC" w:rsidRDefault="006812AC" w:rsidP="006812AC">
            <w:pPr>
              <w:rPr>
                <w:lang w:val="en-US"/>
              </w:rPr>
            </w:pPr>
            <w:r w:rsidRPr="006812AC">
              <w:rPr>
                <w:lang w:val="en-US"/>
              </w:rPr>
              <w:t>Relay OPEN M2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4622C0" w14:textId="77777777" w:rsidR="006812AC" w:rsidRPr="006812AC" w:rsidRDefault="006812AC" w:rsidP="006812AC">
            <w:pPr>
              <w:rPr>
                <w:lang w:val="en-US"/>
              </w:rPr>
            </w:pPr>
            <w:r w:rsidRPr="006812AC">
              <w:rPr>
                <w:lang w:val="en-US"/>
              </w:rPr>
              <w:t>GPIO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B00846" w14:textId="77777777" w:rsidR="006812AC" w:rsidRPr="006812AC" w:rsidRDefault="006812AC" w:rsidP="006812AC">
            <w:pPr>
              <w:rPr>
                <w:lang w:val="en-US"/>
              </w:rPr>
            </w:pPr>
            <w:r w:rsidRPr="006812AC">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3A4E2E" w14:textId="77777777" w:rsidR="006812AC" w:rsidRPr="006812AC" w:rsidRDefault="006812AC" w:rsidP="006812AC">
            <w:pPr>
              <w:rPr>
                <w:lang w:val="en-US"/>
              </w:rPr>
            </w:pPr>
            <w:r w:rsidRPr="006812AC">
              <w:rPr>
                <w:lang w:val="en-US"/>
              </w:rPr>
              <w:t>1</w:t>
            </w:r>
          </w:p>
        </w:tc>
      </w:tr>
      <w:tr w:rsidR="006812AC" w:rsidRPr="006812AC" w14:paraId="382C0E9D"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D7B4A" w14:textId="77777777" w:rsidR="006812AC" w:rsidRPr="006812AC" w:rsidRDefault="006812AC" w:rsidP="006812AC">
            <w:pPr>
              <w:rPr>
                <w:lang w:val="en-US"/>
              </w:rPr>
            </w:pPr>
            <w:r w:rsidRPr="006812AC">
              <w:rPr>
                <w:lang w:val="en-US"/>
              </w:rPr>
              <w:t>Relay CLOSE M2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EFB84D" w14:textId="77777777" w:rsidR="006812AC" w:rsidRPr="006812AC" w:rsidRDefault="006812AC" w:rsidP="006812AC">
            <w:pPr>
              <w:rPr>
                <w:lang w:val="en-US"/>
              </w:rPr>
            </w:pPr>
            <w:r w:rsidRPr="006812AC">
              <w:rPr>
                <w:lang w:val="en-US"/>
              </w:rPr>
              <w:t>GPIO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E2389" w14:textId="77777777" w:rsidR="006812AC" w:rsidRPr="006812AC" w:rsidRDefault="006812AC" w:rsidP="006812AC">
            <w:pPr>
              <w:rPr>
                <w:lang w:val="en-US"/>
              </w:rPr>
            </w:pPr>
            <w:r w:rsidRPr="006812AC">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261624" w14:textId="77777777" w:rsidR="006812AC" w:rsidRPr="006812AC" w:rsidRDefault="006812AC" w:rsidP="006812AC">
            <w:pPr>
              <w:rPr>
                <w:lang w:val="en-US"/>
              </w:rPr>
            </w:pPr>
            <w:r w:rsidRPr="006812AC">
              <w:rPr>
                <w:lang w:val="en-US"/>
              </w:rPr>
              <w:t>1</w:t>
            </w:r>
          </w:p>
        </w:tc>
      </w:tr>
      <w:tr w:rsidR="006812AC" w:rsidRPr="006812AC" w14:paraId="26EF2A20"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3964F8" w14:textId="77777777" w:rsidR="006812AC" w:rsidRPr="006812AC" w:rsidRDefault="006812AC" w:rsidP="006812AC">
            <w:pPr>
              <w:rPr>
                <w:lang w:val="en-US"/>
              </w:rPr>
            </w:pPr>
            <w:r w:rsidRPr="006812AC">
              <w:rPr>
                <w:lang w:val="en-US"/>
              </w:rPr>
              <w:lastRenderedPageBreak/>
              <w:t>Relay OPEN M3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E33FF4" w14:textId="77777777" w:rsidR="006812AC" w:rsidRPr="006812AC" w:rsidRDefault="006812AC" w:rsidP="006812AC">
            <w:pPr>
              <w:rPr>
                <w:lang w:val="en-US"/>
              </w:rPr>
            </w:pPr>
            <w:r w:rsidRPr="006812AC">
              <w:rPr>
                <w:lang w:val="en-US"/>
              </w:rPr>
              <w:t>GPIO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1966E1" w14:textId="77777777" w:rsidR="006812AC" w:rsidRPr="006812AC" w:rsidRDefault="006812AC" w:rsidP="006812AC">
            <w:pPr>
              <w:rPr>
                <w:lang w:val="en-US"/>
              </w:rPr>
            </w:pPr>
            <w:r w:rsidRPr="006812AC">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8CADA9" w14:textId="77777777" w:rsidR="006812AC" w:rsidRPr="006812AC" w:rsidRDefault="006812AC" w:rsidP="006812AC">
            <w:pPr>
              <w:rPr>
                <w:lang w:val="en-US"/>
              </w:rPr>
            </w:pPr>
            <w:r w:rsidRPr="006812AC">
              <w:rPr>
                <w:lang w:val="en-US"/>
              </w:rPr>
              <w:t>1</w:t>
            </w:r>
          </w:p>
        </w:tc>
      </w:tr>
      <w:tr w:rsidR="006812AC" w:rsidRPr="006812AC" w14:paraId="6157FAE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2FDF86" w14:textId="77777777" w:rsidR="006812AC" w:rsidRPr="006812AC" w:rsidRDefault="006812AC" w:rsidP="006812AC">
            <w:pPr>
              <w:rPr>
                <w:lang w:val="en-US"/>
              </w:rPr>
            </w:pPr>
            <w:r w:rsidRPr="006812AC">
              <w:rPr>
                <w:lang w:val="en-US"/>
              </w:rPr>
              <w:t>Relay CLOSE M3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9EDF9D" w14:textId="77777777" w:rsidR="006812AC" w:rsidRPr="006812AC" w:rsidRDefault="006812AC" w:rsidP="006812AC">
            <w:pPr>
              <w:rPr>
                <w:lang w:val="en-US"/>
              </w:rPr>
            </w:pPr>
            <w:r w:rsidRPr="006812AC">
              <w:rPr>
                <w:lang w:val="en-US"/>
              </w:rPr>
              <w:t>GPIO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F54BE5" w14:textId="77777777" w:rsidR="006812AC" w:rsidRPr="006812AC" w:rsidRDefault="006812AC" w:rsidP="006812AC">
            <w:pPr>
              <w:rPr>
                <w:lang w:val="en-US"/>
              </w:rPr>
            </w:pPr>
            <w:r w:rsidRPr="006812AC">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6D836F" w14:textId="77777777" w:rsidR="006812AC" w:rsidRPr="006812AC" w:rsidRDefault="006812AC" w:rsidP="006812AC">
            <w:pPr>
              <w:rPr>
                <w:lang w:val="en-US"/>
              </w:rPr>
            </w:pPr>
            <w:r w:rsidRPr="006812AC">
              <w:rPr>
                <w:lang w:val="en-US"/>
              </w:rPr>
              <w:t>1</w:t>
            </w:r>
          </w:p>
        </w:tc>
      </w:tr>
      <w:tr w:rsidR="006812AC" w:rsidRPr="006812AC" w14:paraId="31B3CC3A"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0ADD6" w14:textId="77777777" w:rsidR="006812AC" w:rsidRPr="006812AC" w:rsidRDefault="006812AC" w:rsidP="006812AC">
            <w:pPr>
              <w:rPr>
                <w:lang w:val="en-US"/>
              </w:rPr>
            </w:pPr>
            <w:r w:rsidRPr="006812AC">
              <w:rPr>
                <w:lang w:val="en-US"/>
              </w:rPr>
              <w:t>RRK-3 feedback input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9A1BD" w14:textId="77777777" w:rsidR="006812AC" w:rsidRPr="006812AC" w:rsidRDefault="006812AC" w:rsidP="006812AC">
            <w:pPr>
              <w:rPr>
                <w:lang w:val="en-US"/>
              </w:rPr>
            </w:pPr>
            <w:r w:rsidRPr="006812AC">
              <w:rPr>
                <w:lang w:val="en-US"/>
              </w:rPr>
              <w:t>GPIO input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9EB5F0" w14:textId="77777777" w:rsidR="006812AC" w:rsidRPr="006812AC" w:rsidRDefault="006812AC" w:rsidP="006812AC">
            <w:pPr>
              <w:rPr>
                <w:lang w:val="en-US"/>
              </w:rPr>
            </w:pPr>
            <w:r w:rsidRPr="006812AC">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B68FB3" w14:textId="77777777" w:rsidR="006812AC" w:rsidRPr="006812AC" w:rsidRDefault="006812AC" w:rsidP="006812AC">
            <w:pPr>
              <w:rPr>
                <w:lang w:val="en-US"/>
              </w:rPr>
            </w:pPr>
            <w:r w:rsidRPr="006812AC">
              <w:rPr>
                <w:lang w:val="en-US"/>
              </w:rPr>
              <w:t>1</w:t>
            </w:r>
          </w:p>
        </w:tc>
      </w:tr>
      <w:tr w:rsidR="006812AC" w:rsidRPr="006812AC" w14:paraId="440D8D83"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AE8CD5" w14:textId="77777777" w:rsidR="006812AC" w:rsidRPr="006812AC" w:rsidRDefault="006812AC" w:rsidP="006812AC">
            <w:pPr>
              <w:rPr>
                <w:lang w:val="en-US"/>
              </w:rPr>
            </w:pPr>
            <w:r w:rsidRPr="006812AC">
              <w:rPr>
                <w:lang w:val="en-US"/>
              </w:rPr>
              <w:t>Heartbeat LED (HB)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5DB753" w14:textId="77777777" w:rsidR="006812AC" w:rsidRPr="006812AC" w:rsidRDefault="006812AC" w:rsidP="006812AC">
            <w:pPr>
              <w:rPr>
                <w:lang w:val="en-US"/>
              </w:rPr>
            </w:pPr>
            <w:r w:rsidRPr="006812AC">
              <w:rPr>
                <w:lang w:val="en-US"/>
              </w:rPr>
              <w:t>GPIO output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EACDD" w14:textId="77777777" w:rsidR="006812AC" w:rsidRPr="006812AC" w:rsidRDefault="006812AC" w:rsidP="006812AC">
            <w:pPr>
              <w:rPr>
                <w:lang w:val="en-US"/>
              </w:rPr>
            </w:pPr>
            <w:r w:rsidRPr="006812AC">
              <w:rPr>
                <w:lang w:val="en-US"/>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4A7F97" w14:textId="77777777" w:rsidR="006812AC" w:rsidRPr="006812AC" w:rsidRDefault="006812AC" w:rsidP="006812AC">
            <w:pPr>
              <w:rPr>
                <w:lang w:val="en-US"/>
              </w:rPr>
            </w:pPr>
            <w:r w:rsidRPr="006812AC">
              <w:rPr>
                <w:lang w:val="en-US"/>
              </w:rPr>
              <w:t>1</w:t>
            </w:r>
          </w:p>
        </w:tc>
      </w:tr>
      <w:tr w:rsidR="006812AC" w:rsidRPr="006812AC" w14:paraId="28793701"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AA345" w14:textId="77777777" w:rsidR="006812AC" w:rsidRPr="006812AC" w:rsidRDefault="006812AC" w:rsidP="006812AC">
            <w:pPr>
              <w:rPr>
                <w:lang w:val="en-US"/>
              </w:rPr>
            </w:pPr>
            <w:r w:rsidRPr="006812AC">
              <w:rPr>
                <w:lang w:val="en-US"/>
              </w:rPr>
              <w:t xml:space="preserve">SD card MOSI </w:t>
            </w:r>
            <w:r w:rsidRPr="006812AC">
              <w:rPr>
                <w:i/>
                <w:iCs/>
                <w:lang w:val="en-US"/>
              </w:rPr>
              <w:t>(optional)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566F3F" w14:textId="77777777" w:rsidR="006812AC" w:rsidRPr="006812AC" w:rsidRDefault="006812AC" w:rsidP="006812AC">
            <w:pPr>
              <w:rPr>
                <w:lang w:val="en-US"/>
              </w:rPr>
            </w:pPr>
            <w:r w:rsidRPr="006812AC">
              <w:rPr>
                <w:lang w:val="en-US"/>
              </w:rPr>
              <w:t>SPI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6B447" w14:textId="77777777" w:rsidR="006812AC" w:rsidRPr="006812AC" w:rsidRDefault="006812AC" w:rsidP="006812AC">
            <w:pPr>
              <w:rPr>
                <w:lang w:val="en-US"/>
              </w:rPr>
            </w:pPr>
            <w:r w:rsidRPr="006812AC">
              <w:rPr>
                <w:lang w:val="en-US"/>
              </w:rPr>
              <w:t>SPI2 MOSI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6EF350" w14:textId="77777777" w:rsidR="006812AC" w:rsidRPr="006812AC" w:rsidRDefault="006812AC" w:rsidP="006812AC">
            <w:pPr>
              <w:rPr>
                <w:lang w:val="en-US"/>
              </w:rPr>
            </w:pPr>
            <w:r w:rsidRPr="006812AC">
              <w:rPr>
                <w:lang w:val="en-US"/>
              </w:rPr>
              <w:t>1</w:t>
            </w:r>
          </w:p>
        </w:tc>
      </w:tr>
      <w:tr w:rsidR="006812AC" w:rsidRPr="006812AC" w14:paraId="7F45D584"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3FED44" w14:textId="77777777" w:rsidR="006812AC" w:rsidRPr="006812AC" w:rsidRDefault="006812AC" w:rsidP="006812AC">
            <w:pPr>
              <w:rPr>
                <w:lang w:val="en-US"/>
              </w:rPr>
            </w:pPr>
            <w:r w:rsidRPr="006812AC">
              <w:rPr>
                <w:lang w:val="en-US"/>
              </w:rPr>
              <w:t xml:space="preserve">SD card MISO </w:t>
            </w:r>
            <w:r w:rsidRPr="006812AC">
              <w:rPr>
                <w:i/>
                <w:iCs/>
                <w:lang w:val="en-US"/>
              </w:rPr>
              <w:t>(optional)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E239E" w14:textId="77777777" w:rsidR="006812AC" w:rsidRPr="006812AC" w:rsidRDefault="006812AC" w:rsidP="006812AC">
            <w:pPr>
              <w:rPr>
                <w:lang w:val="en-US"/>
              </w:rPr>
            </w:pPr>
            <w:r w:rsidRPr="006812AC">
              <w:rPr>
                <w:lang w:val="en-US"/>
              </w:rPr>
              <w:t>SPI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293D0B" w14:textId="77777777" w:rsidR="006812AC" w:rsidRPr="006812AC" w:rsidRDefault="006812AC" w:rsidP="006812AC">
            <w:pPr>
              <w:rPr>
                <w:lang w:val="en-US"/>
              </w:rPr>
            </w:pPr>
            <w:r w:rsidRPr="006812AC">
              <w:rPr>
                <w:lang w:val="en-US"/>
              </w:rPr>
              <w:t>SPI2 MISO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77DE6" w14:textId="77777777" w:rsidR="006812AC" w:rsidRPr="006812AC" w:rsidRDefault="006812AC" w:rsidP="006812AC">
            <w:pPr>
              <w:rPr>
                <w:lang w:val="en-US"/>
              </w:rPr>
            </w:pPr>
            <w:r w:rsidRPr="006812AC">
              <w:rPr>
                <w:lang w:val="en-US"/>
              </w:rPr>
              <w:t>1</w:t>
            </w:r>
          </w:p>
        </w:tc>
      </w:tr>
      <w:tr w:rsidR="006812AC" w:rsidRPr="006812AC" w14:paraId="25F9743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1D17A0" w14:textId="77777777" w:rsidR="006812AC" w:rsidRPr="006812AC" w:rsidRDefault="006812AC" w:rsidP="006812AC">
            <w:pPr>
              <w:rPr>
                <w:lang w:val="en-US"/>
              </w:rPr>
            </w:pPr>
            <w:r w:rsidRPr="006812AC">
              <w:rPr>
                <w:lang w:val="en-US"/>
              </w:rPr>
              <w:t xml:space="preserve">SD card CLK </w:t>
            </w:r>
            <w:r w:rsidRPr="006812AC">
              <w:rPr>
                <w:i/>
                <w:iCs/>
                <w:lang w:val="en-US"/>
              </w:rPr>
              <w:t>(optional)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20138B" w14:textId="77777777" w:rsidR="006812AC" w:rsidRPr="006812AC" w:rsidRDefault="006812AC" w:rsidP="006812AC">
            <w:pPr>
              <w:rPr>
                <w:lang w:val="en-US"/>
              </w:rPr>
            </w:pPr>
            <w:r w:rsidRPr="006812AC">
              <w:rPr>
                <w:lang w:val="en-US"/>
              </w:rPr>
              <w:t>SPI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9A7ABC" w14:textId="77777777" w:rsidR="006812AC" w:rsidRPr="006812AC" w:rsidRDefault="006812AC" w:rsidP="006812AC">
            <w:pPr>
              <w:rPr>
                <w:lang w:val="en-US"/>
              </w:rPr>
            </w:pPr>
            <w:r w:rsidRPr="006812AC">
              <w:rPr>
                <w:lang w:val="en-US"/>
              </w:rPr>
              <w:t>SPI2 CLK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363D3" w14:textId="77777777" w:rsidR="006812AC" w:rsidRPr="006812AC" w:rsidRDefault="006812AC" w:rsidP="006812AC">
            <w:pPr>
              <w:rPr>
                <w:lang w:val="en-US"/>
              </w:rPr>
            </w:pPr>
            <w:r w:rsidRPr="006812AC">
              <w:rPr>
                <w:lang w:val="en-US"/>
              </w:rPr>
              <w:t>1</w:t>
            </w:r>
          </w:p>
        </w:tc>
      </w:tr>
      <w:tr w:rsidR="006812AC" w:rsidRPr="006812AC" w14:paraId="49F72BC2"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EC1E4C" w14:textId="77777777" w:rsidR="006812AC" w:rsidRPr="006812AC" w:rsidRDefault="006812AC" w:rsidP="006812AC">
            <w:pPr>
              <w:rPr>
                <w:lang w:val="en-US"/>
              </w:rPr>
            </w:pPr>
            <w:r w:rsidRPr="006812AC">
              <w:rPr>
                <w:lang w:val="en-US"/>
              </w:rPr>
              <w:t xml:space="preserve">SD card CS </w:t>
            </w:r>
            <w:r w:rsidRPr="006812AC">
              <w:rPr>
                <w:i/>
                <w:iCs/>
                <w:lang w:val="en-US"/>
              </w:rPr>
              <w:t>(optional)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532BEB" w14:textId="77777777" w:rsidR="006812AC" w:rsidRPr="006812AC" w:rsidRDefault="006812AC" w:rsidP="006812AC">
            <w:pPr>
              <w:rPr>
                <w:lang w:val="en-US"/>
              </w:rPr>
            </w:pPr>
            <w:r w:rsidRPr="006812AC">
              <w:rPr>
                <w:lang w:val="en-US"/>
              </w:rPr>
              <w:t>SPI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C895D7" w14:textId="77777777" w:rsidR="006812AC" w:rsidRPr="006812AC" w:rsidRDefault="006812AC" w:rsidP="006812AC">
            <w:pPr>
              <w:rPr>
                <w:lang w:val="en-US"/>
              </w:rPr>
            </w:pPr>
            <w:r w:rsidRPr="006812AC">
              <w:rPr>
                <w:lang w:val="en-US"/>
              </w:rPr>
              <w:t>SPI2 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2906D0" w14:textId="77777777" w:rsidR="006812AC" w:rsidRPr="006812AC" w:rsidRDefault="006812AC" w:rsidP="006812AC">
            <w:pPr>
              <w:rPr>
                <w:lang w:val="en-US"/>
              </w:rPr>
            </w:pPr>
            <w:r w:rsidRPr="006812AC">
              <w:rPr>
                <w:lang w:val="en-US"/>
              </w:rPr>
              <w:t>1</w:t>
            </w:r>
          </w:p>
        </w:tc>
      </w:tr>
      <w:tr w:rsidR="006812AC" w:rsidRPr="006812AC" w14:paraId="1F3986E8"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69548" w14:textId="77777777" w:rsidR="006812AC" w:rsidRPr="006812AC" w:rsidRDefault="006812AC" w:rsidP="006812AC">
            <w:pPr>
              <w:rPr>
                <w:lang w:val="en-US"/>
              </w:rPr>
            </w:pPr>
            <w:proofErr w:type="spellStart"/>
            <w:r w:rsidRPr="006812AC">
              <w:rPr>
                <w:lang w:val="en-US"/>
              </w:rPr>
              <w:t>WiFi</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A9C2E5" w14:textId="77777777" w:rsidR="006812AC" w:rsidRPr="006812AC" w:rsidRDefault="006812AC" w:rsidP="006812AC">
            <w:pPr>
              <w:rPr>
                <w:lang w:val="en-US"/>
              </w:rPr>
            </w:pPr>
            <w:r w:rsidRPr="006812AC">
              <w:rPr>
                <w:lang w:val="en-US"/>
              </w:rPr>
              <w:t>Internal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6BFEE" w14:textId="77777777" w:rsidR="006812AC" w:rsidRPr="006812AC" w:rsidRDefault="006812AC" w:rsidP="006812AC">
            <w:pPr>
              <w:rPr>
                <w:lang w:val="en-US"/>
              </w:rPr>
            </w:pPr>
            <w:r w:rsidRPr="006812AC">
              <w:rPr>
                <w:lang w:val="en-US"/>
              </w:rPr>
              <w:t>Radio (no GPIO)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1DE727" w14:textId="77777777" w:rsidR="006812AC" w:rsidRPr="006812AC" w:rsidRDefault="006812AC" w:rsidP="006812AC">
            <w:pPr>
              <w:rPr>
                <w:lang w:val="en-US"/>
              </w:rPr>
            </w:pPr>
            <w:r w:rsidRPr="006812AC">
              <w:rPr>
                <w:lang w:val="en-US"/>
              </w:rPr>
              <w:t>—</w:t>
            </w:r>
          </w:p>
        </w:tc>
      </w:tr>
      <w:tr w:rsidR="006812AC" w:rsidRPr="006812AC" w14:paraId="3D14621C"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F92D8C" w14:textId="77777777" w:rsidR="006812AC" w:rsidRPr="006812AC" w:rsidRDefault="006812AC" w:rsidP="006812AC">
            <w:pPr>
              <w:rPr>
                <w:lang w:val="en-US"/>
              </w:rPr>
            </w:pPr>
            <w:r w:rsidRPr="006812AC">
              <w:rPr>
                <w:lang w:val="en-US"/>
              </w:rPr>
              <w:t>USB (diagnostic / OTA)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5547B2" w14:textId="77777777" w:rsidR="006812AC" w:rsidRPr="006812AC" w:rsidRDefault="006812AC" w:rsidP="006812AC">
            <w:pPr>
              <w:rPr>
                <w:lang w:val="en-US"/>
              </w:rPr>
            </w:pPr>
            <w:r w:rsidRPr="006812AC">
              <w:rPr>
                <w:lang w:val="en-US"/>
              </w:rPr>
              <w:t>Native USB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C70FA" w14:textId="77777777" w:rsidR="006812AC" w:rsidRPr="006812AC" w:rsidRDefault="006812AC" w:rsidP="006812AC">
            <w:pPr>
              <w:rPr>
                <w:lang w:val="en-US"/>
              </w:rPr>
            </w:pPr>
            <w:r w:rsidRPr="006812AC">
              <w:rPr>
                <w:lang w:val="en-US"/>
              </w:rPr>
              <w:t>GPIO 19/20 (reserved)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76DD4A" w14:textId="77777777" w:rsidR="006812AC" w:rsidRPr="006812AC" w:rsidRDefault="006812AC" w:rsidP="006812AC">
            <w:pPr>
              <w:rPr>
                <w:lang w:val="en-US"/>
              </w:rPr>
            </w:pPr>
            <w:r w:rsidRPr="006812AC">
              <w:rPr>
                <w:lang w:val="en-US"/>
              </w:rPr>
              <w:t>—</w:t>
            </w:r>
          </w:p>
        </w:tc>
      </w:tr>
      <w:tr w:rsidR="006812AC" w:rsidRPr="006812AC" w14:paraId="74C7CE95"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049A52" w14:textId="77777777" w:rsidR="006812AC" w:rsidRPr="006812AC" w:rsidRDefault="006812AC" w:rsidP="006812AC">
            <w:pPr>
              <w:rPr>
                <w:lang w:val="en-US"/>
              </w:rPr>
            </w:pPr>
            <w:r w:rsidRPr="006812AC">
              <w:rPr>
                <w:b/>
                <w:bCs/>
                <w:lang w:val="en-US"/>
              </w:rPr>
              <w:t>Total (mandatory)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A126F0" w14:textId="77777777" w:rsidR="006812AC" w:rsidRPr="006812AC" w:rsidRDefault="006812AC" w:rsidP="006812AC">
            <w:pPr>
              <w:rPr>
                <w:lang w:val="en-U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F9549" w14:textId="77777777" w:rsidR="006812AC" w:rsidRPr="006812AC" w:rsidRDefault="006812AC" w:rsidP="006812AC">
            <w:pPr>
              <w:rPr>
                <w:lang w:val="en-U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EEF208" w14:textId="77777777" w:rsidR="006812AC" w:rsidRPr="006812AC" w:rsidRDefault="006812AC" w:rsidP="006812AC">
            <w:pPr>
              <w:rPr>
                <w:lang w:val="en-US"/>
              </w:rPr>
            </w:pPr>
            <w:r w:rsidRPr="006812AC">
              <w:rPr>
                <w:b/>
                <w:bCs/>
                <w:lang w:val="en-US"/>
              </w:rPr>
              <w:t>21</w:t>
            </w:r>
          </w:p>
        </w:tc>
      </w:tr>
      <w:tr w:rsidR="006812AC" w:rsidRPr="006812AC" w14:paraId="78FE3261"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4D1461" w14:textId="77777777" w:rsidR="006812AC" w:rsidRPr="006812AC" w:rsidRDefault="006812AC" w:rsidP="006812AC">
            <w:pPr>
              <w:rPr>
                <w:lang w:val="en-US"/>
              </w:rPr>
            </w:pPr>
            <w:r w:rsidRPr="006812AC">
              <w:rPr>
                <w:b/>
                <w:bCs/>
                <w:lang w:val="en-US"/>
              </w:rPr>
              <w:t>Total (with optional SD)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39699" w14:textId="77777777" w:rsidR="006812AC" w:rsidRPr="006812AC" w:rsidRDefault="006812AC" w:rsidP="006812AC">
            <w:pPr>
              <w:rPr>
                <w:lang w:val="en-U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851864" w14:textId="77777777" w:rsidR="006812AC" w:rsidRPr="006812AC" w:rsidRDefault="006812AC" w:rsidP="006812AC">
            <w:pPr>
              <w:rPr>
                <w:lang w:val="en-U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57FA3" w14:textId="77777777" w:rsidR="006812AC" w:rsidRPr="006812AC" w:rsidRDefault="006812AC" w:rsidP="006812AC">
            <w:pPr>
              <w:rPr>
                <w:lang w:val="en-US"/>
              </w:rPr>
            </w:pPr>
            <w:r w:rsidRPr="006812AC">
              <w:rPr>
                <w:b/>
                <w:bCs/>
                <w:lang w:val="en-US"/>
              </w:rPr>
              <w:t>25</w:t>
            </w:r>
          </w:p>
        </w:tc>
      </w:tr>
    </w:tbl>
    <w:p w14:paraId="4ADFACD9" w14:textId="77777777" w:rsidR="006812AC" w:rsidRPr="006812AC" w:rsidRDefault="006812AC" w:rsidP="006812AC">
      <w:pPr>
        <w:rPr>
          <w:lang w:val="en-US"/>
        </w:rPr>
      </w:pPr>
      <w:r w:rsidRPr="006812AC">
        <w:rPr>
          <w:lang w:val="en-US"/>
        </w:rPr>
        <w:t>The PWR LED requires no GPIO (resistor from 5 V rail). The 6 relay LEDs share the existing relay-drive GPIO lines. Only the HB heartbeat LED adds 1 GPIO to the mandatory count.</w:t>
      </w:r>
    </w:p>
    <w:p w14:paraId="01F6D32F" w14:textId="77777777" w:rsidR="006812AC" w:rsidRPr="006812AC" w:rsidRDefault="006812AC" w:rsidP="006812AC">
      <w:pPr>
        <w:rPr>
          <w:lang w:val="en-US"/>
        </w:rPr>
      </w:pPr>
      <w:r w:rsidRPr="006812AC">
        <w:rPr>
          <w:lang w:val="en-US"/>
        </w:rPr>
        <w:t>The ESP32-S3 has up to 45 usable GPIO pins; the design uses at most 25, leaving substantial margin for future expansion.</w:t>
      </w:r>
    </w:p>
    <w:p w14:paraId="75105716" w14:textId="407B287B" w:rsidR="006812AC" w:rsidRPr="006812AC" w:rsidRDefault="006812AC" w:rsidP="006812AC">
      <w:pPr>
        <w:rPr>
          <w:lang w:val="en-US"/>
        </w:rPr>
      </w:pPr>
    </w:p>
    <w:p w14:paraId="0EE9DCDC" w14:textId="77777777" w:rsidR="006812AC" w:rsidRPr="006812AC" w:rsidRDefault="006812AC" w:rsidP="006812AC">
      <w:pPr>
        <w:rPr>
          <w:b/>
          <w:bCs/>
          <w:lang w:val="en-US"/>
        </w:rPr>
      </w:pPr>
      <w:r w:rsidRPr="006812AC">
        <w:rPr>
          <w:b/>
          <w:bCs/>
          <w:lang w:val="en-US"/>
        </w:rPr>
        <w:t>5. Software Design</w:t>
      </w:r>
    </w:p>
    <w:p w14:paraId="3CCAA3B0" w14:textId="77777777" w:rsidR="006812AC" w:rsidRPr="006812AC" w:rsidRDefault="006812AC" w:rsidP="006812AC">
      <w:pPr>
        <w:rPr>
          <w:lang w:val="en-US"/>
        </w:rPr>
      </w:pPr>
      <w:r w:rsidRPr="006812AC">
        <w:rPr>
          <w:b/>
          <w:bCs/>
          <w:lang w:val="en-US"/>
        </w:rPr>
        <w:t>Status: To be completed.</w:t>
      </w:r>
    </w:p>
    <w:p w14:paraId="44F66084" w14:textId="77777777" w:rsidR="006812AC" w:rsidRPr="006812AC" w:rsidRDefault="006812AC" w:rsidP="006812AC">
      <w:pPr>
        <w:rPr>
          <w:lang w:val="en-US"/>
        </w:rPr>
      </w:pPr>
      <w:r w:rsidRPr="006812AC">
        <w:rPr>
          <w:lang w:val="en-US"/>
        </w:rPr>
        <w:lastRenderedPageBreak/>
        <w:t>The software design section will cover:</w:t>
      </w:r>
    </w:p>
    <w:p w14:paraId="3AE19007" w14:textId="77777777" w:rsidR="006812AC" w:rsidRPr="00FB4FB9" w:rsidRDefault="006812AC" w:rsidP="00FB4FB9">
      <w:pPr>
        <w:pStyle w:val="Lijstalinea"/>
        <w:numPr>
          <w:ilvl w:val="0"/>
          <w:numId w:val="11"/>
        </w:numPr>
        <w:rPr>
          <w:lang w:val="en-US"/>
        </w:rPr>
      </w:pPr>
      <w:r w:rsidRPr="00FB4FB9">
        <w:rPr>
          <w:lang w:val="en-US"/>
        </w:rPr>
        <w:t>Firmware architecture and task structure (</w:t>
      </w:r>
      <w:proofErr w:type="spellStart"/>
      <w:r w:rsidRPr="00FB4FB9">
        <w:rPr>
          <w:lang w:val="en-US"/>
        </w:rPr>
        <w:t>FreeRTOS</w:t>
      </w:r>
      <w:proofErr w:type="spellEnd"/>
      <w:r w:rsidRPr="00FB4FB9">
        <w:rPr>
          <w:lang w:val="en-US"/>
        </w:rPr>
        <w:t xml:space="preserve"> tasks)</w:t>
      </w:r>
    </w:p>
    <w:p w14:paraId="7A5F41D8" w14:textId="77777777" w:rsidR="006812AC" w:rsidRPr="00FB4FB9" w:rsidRDefault="006812AC" w:rsidP="00FB4FB9">
      <w:pPr>
        <w:pStyle w:val="Lijstalinea"/>
        <w:numPr>
          <w:ilvl w:val="0"/>
          <w:numId w:val="11"/>
        </w:numPr>
        <w:rPr>
          <w:lang w:val="en-US"/>
        </w:rPr>
      </w:pPr>
      <w:r w:rsidRPr="00FB4FB9">
        <w:rPr>
          <w:lang w:val="en-US"/>
        </w:rPr>
        <w:t>Modbus RTU driver and sensor polling</w:t>
      </w:r>
    </w:p>
    <w:p w14:paraId="336DEB7D" w14:textId="77777777" w:rsidR="006812AC" w:rsidRPr="00FB4FB9" w:rsidRDefault="006812AC" w:rsidP="00FB4FB9">
      <w:pPr>
        <w:pStyle w:val="Lijstalinea"/>
        <w:numPr>
          <w:ilvl w:val="0"/>
          <w:numId w:val="11"/>
        </w:numPr>
        <w:rPr>
          <w:lang w:val="en-US"/>
        </w:rPr>
      </w:pPr>
      <w:r w:rsidRPr="00FB4FB9">
        <w:rPr>
          <w:lang w:val="en-US"/>
        </w:rPr>
        <w:t>Control logic state machine (Automatic / Standby / Wind-override)</w:t>
      </w:r>
    </w:p>
    <w:p w14:paraId="1AEFE32B" w14:textId="77777777" w:rsidR="006812AC" w:rsidRPr="00FB4FB9" w:rsidRDefault="006812AC" w:rsidP="00FB4FB9">
      <w:pPr>
        <w:pStyle w:val="Lijstalinea"/>
        <w:numPr>
          <w:ilvl w:val="0"/>
          <w:numId w:val="11"/>
        </w:numPr>
        <w:rPr>
          <w:lang w:val="en-US"/>
        </w:rPr>
      </w:pPr>
      <w:r w:rsidRPr="00FB4FB9">
        <w:rPr>
          <w:lang w:val="en-US"/>
        </w:rPr>
        <w:t>Window state machine per channel (CLOSED / MOVING / OPEN + dwell timer)</w:t>
      </w:r>
    </w:p>
    <w:p w14:paraId="7FEAAA68" w14:textId="77777777" w:rsidR="006812AC" w:rsidRPr="00FB4FB9" w:rsidRDefault="006812AC" w:rsidP="00FB4FB9">
      <w:pPr>
        <w:pStyle w:val="Lijstalinea"/>
        <w:numPr>
          <w:ilvl w:val="0"/>
          <w:numId w:val="11"/>
        </w:numPr>
        <w:rPr>
          <w:lang w:val="en-US"/>
        </w:rPr>
      </w:pPr>
      <w:r w:rsidRPr="00FB4FB9">
        <w:rPr>
          <w:lang w:val="en-US"/>
        </w:rPr>
        <w:t>Conflict resolution algorithm</w:t>
      </w:r>
    </w:p>
    <w:p w14:paraId="6898440D" w14:textId="77777777" w:rsidR="006812AC" w:rsidRPr="00FB4FB9" w:rsidRDefault="006812AC" w:rsidP="00FB4FB9">
      <w:pPr>
        <w:pStyle w:val="Lijstalinea"/>
        <w:numPr>
          <w:ilvl w:val="0"/>
          <w:numId w:val="11"/>
        </w:numPr>
        <w:rPr>
          <w:lang w:val="en-US"/>
        </w:rPr>
      </w:pPr>
      <w:r w:rsidRPr="00FB4FB9">
        <w:rPr>
          <w:lang w:val="en-US"/>
        </w:rPr>
        <w:t>Event log manager (NVS ring buffer + SD card)</w:t>
      </w:r>
    </w:p>
    <w:p w14:paraId="347792B2" w14:textId="77777777" w:rsidR="006812AC" w:rsidRPr="00FB4FB9" w:rsidRDefault="006812AC" w:rsidP="00FB4FB9">
      <w:pPr>
        <w:pStyle w:val="Lijstalinea"/>
        <w:numPr>
          <w:ilvl w:val="0"/>
          <w:numId w:val="11"/>
        </w:numPr>
        <w:rPr>
          <w:lang w:val="en-US"/>
        </w:rPr>
      </w:pPr>
      <w:r w:rsidRPr="00FB4FB9">
        <w:rPr>
          <w:lang w:val="en-US"/>
        </w:rPr>
        <w:t>Local UI manager (keypad scan, LCD rendering, menu FSM)</w:t>
      </w:r>
    </w:p>
    <w:p w14:paraId="6A4386AF" w14:textId="77777777" w:rsidR="006812AC" w:rsidRPr="00FB4FB9" w:rsidRDefault="006812AC" w:rsidP="00FB4FB9">
      <w:pPr>
        <w:pStyle w:val="Lijstalinea"/>
        <w:numPr>
          <w:ilvl w:val="0"/>
          <w:numId w:val="11"/>
        </w:numPr>
        <w:rPr>
          <w:lang w:val="en-US"/>
        </w:rPr>
      </w:pPr>
      <w:proofErr w:type="spellStart"/>
      <w:r w:rsidRPr="00FB4FB9">
        <w:rPr>
          <w:lang w:val="en-US"/>
        </w:rPr>
        <w:t>WiFi</w:t>
      </w:r>
      <w:proofErr w:type="spellEnd"/>
      <w:r w:rsidRPr="00FB4FB9">
        <w:rPr>
          <w:lang w:val="en-US"/>
        </w:rPr>
        <w:t xml:space="preserve"> / web server / MQTT client</w:t>
      </w:r>
    </w:p>
    <w:p w14:paraId="3B92E77A" w14:textId="77777777" w:rsidR="006812AC" w:rsidRPr="00FB4FB9" w:rsidRDefault="006812AC" w:rsidP="00FB4FB9">
      <w:pPr>
        <w:pStyle w:val="Lijstalinea"/>
        <w:numPr>
          <w:ilvl w:val="0"/>
          <w:numId w:val="11"/>
        </w:numPr>
        <w:rPr>
          <w:lang w:val="en-US"/>
        </w:rPr>
      </w:pPr>
      <w:r w:rsidRPr="00FB4FB9">
        <w:rPr>
          <w:lang w:val="en-US"/>
        </w:rPr>
        <w:t>OTA firmware update</w:t>
      </w:r>
    </w:p>
    <w:p w14:paraId="0DC70F7C" w14:textId="77777777" w:rsidR="006812AC" w:rsidRPr="00FB4FB9" w:rsidRDefault="006812AC" w:rsidP="00FB4FB9">
      <w:pPr>
        <w:pStyle w:val="Lijstalinea"/>
        <w:numPr>
          <w:ilvl w:val="0"/>
          <w:numId w:val="11"/>
        </w:numPr>
        <w:rPr>
          <w:lang w:val="en-US"/>
        </w:rPr>
      </w:pPr>
      <w:r w:rsidRPr="00FB4FB9">
        <w:rPr>
          <w:lang w:val="en-US"/>
        </w:rPr>
        <w:t>NVS configuration storage layout</w:t>
      </w:r>
    </w:p>
    <w:p w14:paraId="28A9CB8F" w14:textId="77777777" w:rsidR="006812AC" w:rsidRPr="00FB4FB9" w:rsidRDefault="006812AC" w:rsidP="00FB4FB9">
      <w:pPr>
        <w:pStyle w:val="Lijstalinea"/>
        <w:numPr>
          <w:ilvl w:val="0"/>
          <w:numId w:val="11"/>
        </w:numPr>
        <w:rPr>
          <w:lang w:val="en-US"/>
        </w:rPr>
      </w:pPr>
      <w:r w:rsidRPr="00FB4FB9">
        <w:rPr>
          <w:lang w:val="en-US"/>
        </w:rPr>
        <w:t>Watchdog and fault handling</w:t>
      </w:r>
    </w:p>
    <w:p w14:paraId="2EDAE504" w14:textId="77777777" w:rsidR="009B1EC4" w:rsidRDefault="009B1EC4">
      <w:pPr>
        <w:rPr>
          <w:b/>
          <w:bCs/>
          <w:lang w:val="en-US"/>
        </w:rPr>
      </w:pPr>
      <w:r>
        <w:rPr>
          <w:b/>
          <w:bCs/>
          <w:lang w:val="en-US"/>
        </w:rPr>
        <w:br w:type="page"/>
      </w:r>
    </w:p>
    <w:p w14:paraId="48613BB0" w14:textId="7CD913D6" w:rsidR="006812AC" w:rsidRPr="006812AC" w:rsidRDefault="006812AC" w:rsidP="006812AC">
      <w:pPr>
        <w:rPr>
          <w:b/>
          <w:bCs/>
          <w:lang w:val="en-US"/>
        </w:rPr>
      </w:pPr>
      <w:r w:rsidRPr="006812AC">
        <w:rPr>
          <w:b/>
          <w:bCs/>
          <w:lang w:val="en-US"/>
        </w:rPr>
        <w:lastRenderedPageBreak/>
        <w:t>6. Open Issues</w:t>
      </w:r>
    </w:p>
    <w:tbl>
      <w:tblPr>
        <w:tblW w:w="5000" w:type="pct"/>
        <w:tblCellMar>
          <w:top w:w="15" w:type="dxa"/>
          <w:left w:w="15" w:type="dxa"/>
          <w:bottom w:w="15" w:type="dxa"/>
          <w:right w:w="15" w:type="dxa"/>
        </w:tblCellMar>
        <w:tblLook w:val="04A0" w:firstRow="1" w:lastRow="0" w:firstColumn="1" w:lastColumn="0" w:noHBand="0" w:noVBand="1"/>
      </w:tblPr>
      <w:tblGrid>
        <w:gridCol w:w="369"/>
        <w:gridCol w:w="6331"/>
        <w:gridCol w:w="1395"/>
        <w:gridCol w:w="1249"/>
      </w:tblGrid>
      <w:tr w:rsidR="006812AC" w:rsidRPr="006812AC" w14:paraId="08D576F2" w14:textId="77777777" w:rsidTr="006812A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553BA09C" w14:textId="77777777" w:rsidR="006812AC" w:rsidRPr="006812AC" w:rsidRDefault="006812AC" w:rsidP="006812AC">
            <w:pPr>
              <w:rPr>
                <w:b/>
                <w:bCs/>
                <w:lang w:val="en-US"/>
              </w:rPr>
            </w:pPr>
            <w:r w:rsidRPr="006812AC">
              <w:rPr>
                <w:b/>
                <w:bCs/>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6B8D5A0F" w14:textId="77777777" w:rsidR="006812AC" w:rsidRPr="006812AC" w:rsidRDefault="006812AC" w:rsidP="006812AC">
            <w:pPr>
              <w:rPr>
                <w:b/>
                <w:bCs/>
                <w:lang w:val="en-US"/>
              </w:rPr>
            </w:pPr>
            <w:r w:rsidRPr="006812AC">
              <w:rPr>
                <w:b/>
                <w:bCs/>
                <w:lang w:val="en-US"/>
              </w:rPr>
              <w:t>Issue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8C4E60A" w14:textId="77777777" w:rsidR="006812AC" w:rsidRPr="006812AC" w:rsidRDefault="006812AC" w:rsidP="006812AC">
            <w:pPr>
              <w:rPr>
                <w:b/>
                <w:bCs/>
                <w:lang w:val="en-US"/>
              </w:rPr>
            </w:pPr>
            <w:r w:rsidRPr="006812AC">
              <w:rPr>
                <w:b/>
                <w:bCs/>
                <w:lang w:val="en-US"/>
              </w:rPr>
              <w:t>Owner</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vAlign w:val="center"/>
            <w:hideMark/>
          </w:tcPr>
          <w:p w14:paraId="24B9D963" w14:textId="77777777" w:rsidR="006812AC" w:rsidRPr="006812AC" w:rsidRDefault="006812AC" w:rsidP="006812AC">
            <w:pPr>
              <w:rPr>
                <w:b/>
                <w:bCs/>
                <w:lang w:val="en-US"/>
              </w:rPr>
            </w:pPr>
            <w:r w:rsidRPr="006812AC">
              <w:rPr>
                <w:b/>
                <w:bCs/>
                <w:lang w:val="en-US"/>
              </w:rPr>
              <w:t>Status</w:t>
            </w:r>
          </w:p>
        </w:tc>
      </w:tr>
      <w:tr w:rsidR="006812AC" w:rsidRPr="006812AC" w14:paraId="1AD4BD32"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40DC70" w14:textId="77777777" w:rsidR="006812AC" w:rsidRPr="006812AC" w:rsidRDefault="006812AC" w:rsidP="006812AC">
            <w:pPr>
              <w:rPr>
                <w:lang w:val="en-US"/>
              </w:rPr>
            </w:pPr>
            <w:r w:rsidRPr="006812AC">
              <w:rPr>
                <w:lang w:val="en-U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5562D8" w14:textId="77777777" w:rsidR="006812AC" w:rsidRPr="006812AC" w:rsidRDefault="006812AC" w:rsidP="006812AC">
            <w:pPr>
              <w:rPr>
                <w:lang w:val="en-US"/>
              </w:rPr>
            </w:pPr>
            <w:r w:rsidRPr="006812AC">
              <w:rPr>
                <w:b/>
                <w:bCs/>
                <w:lang w:val="en-US"/>
              </w:rPr>
              <w:t>Motor feedback signal</w:t>
            </w:r>
            <w:r w:rsidRPr="006812AC">
              <w:rPr>
                <w:lang w:val="en-US"/>
              </w:rPr>
              <w:t xml:space="preserve"> — It is unknown what signal from the RRK-3 is available for the feedback input and what its electrical characteristics are (voltage level, NO/NC, fault vs. position indication). Hardware provision (opto-isolated input + screw terminal) is in place; software response is undefined pending resolution.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BDCE1E" w14:textId="77777777" w:rsidR="006812AC" w:rsidRPr="006812AC" w:rsidRDefault="006812AC" w:rsidP="006812AC">
            <w:pPr>
              <w:rPr>
                <w:lang w:val="en-US"/>
              </w:rPr>
            </w:pPr>
            <w:r w:rsidRPr="006812AC">
              <w:rPr>
                <w:lang w:val="en-US"/>
              </w:rPr>
              <w:t>Electrical engineer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990800" w14:textId="77777777" w:rsidR="006812AC" w:rsidRPr="006812AC" w:rsidRDefault="006812AC" w:rsidP="006812AC">
            <w:pPr>
              <w:rPr>
                <w:lang w:val="en-US"/>
              </w:rPr>
            </w:pPr>
            <w:r w:rsidRPr="006812AC">
              <w:rPr>
                <w:lang w:val="en-US"/>
              </w:rPr>
              <w:t>Open</w:t>
            </w:r>
          </w:p>
        </w:tc>
      </w:tr>
      <w:tr w:rsidR="006812AC" w:rsidRPr="006812AC" w14:paraId="2F5182B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6AEECB" w14:textId="77777777" w:rsidR="006812AC" w:rsidRPr="006812AC" w:rsidRDefault="006812AC" w:rsidP="006812AC">
            <w:pPr>
              <w:rPr>
                <w:lang w:val="en-US"/>
              </w:rPr>
            </w:pPr>
            <w:r w:rsidRPr="006812AC">
              <w:rPr>
                <w:lang w:val="en-US"/>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57D477" w14:textId="77777777" w:rsidR="006812AC" w:rsidRPr="006812AC" w:rsidRDefault="006812AC" w:rsidP="006812AC">
            <w:pPr>
              <w:rPr>
                <w:lang w:val="en-US"/>
              </w:rPr>
            </w:pPr>
            <w:r w:rsidRPr="006812AC">
              <w:rPr>
                <w:b/>
                <w:bCs/>
                <w:lang w:val="en-US"/>
              </w:rPr>
              <w:t>Sensor supply voltage</w:t>
            </w:r>
            <w:r w:rsidRPr="006812AC">
              <w:rPr>
                <w:lang w:val="en-US"/>
              </w:rPr>
              <w:t xml:space="preserve"> — </w:t>
            </w:r>
            <w:del w:id="0" w:author="Unknown">
              <w:r w:rsidRPr="006812AC">
                <w:rPr>
                  <w:lang w:val="en-US"/>
                </w:rPr>
                <w:delText>Resolved</w:delText>
              </w:r>
            </w:del>
            <w:r w:rsidRPr="006812AC">
              <w:rPr>
                <w:lang w:val="en-US"/>
              </w:rPr>
              <w:t xml:space="preserve">. Internal 24 VDC rail confirmed compatible with both sensors: </w:t>
            </w:r>
            <w:proofErr w:type="spellStart"/>
            <w:r w:rsidRPr="006812AC">
              <w:rPr>
                <w:lang w:val="en-US"/>
              </w:rPr>
              <w:t>SenseCAP</w:t>
            </w:r>
            <w:proofErr w:type="spellEnd"/>
            <w:r w:rsidRPr="006812AC">
              <w:rPr>
                <w:lang w:val="en-US"/>
              </w:rPr>
              <w:t xml:space="preserve"> S200 rated 5–30 VDC; FG6485A rated 9–36 VDC, ≤ 15 mA (datasheet confirmed).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7E904E" w14:textId="77777777" w:rsidR="006812AC" w:rsidRPr="006812AC" w:rsidRDefault="006812AC" w:rsidP="006812AC">
            <w:pPr>
              <w:rPr>
                <w:lang w:val="en-US"/>
              </w:rPr>
            </w:pPr>
            <w:r w:rsidRPr="006812AC">
              <w:rPr>
                <w:lang w:val="en-US"/>
              </w:rPr>
              <w:t>Hardware designer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72C738" w14:textId="77777777" w:rsidR="006812AC" w:rsidRPr="006812AC" w:rsidRDefault="006812AC" w:rsidP="006812AC">
            <w:pPr>
              <w:rPr>
                <w:lang w:val="en-US"/>
              </w:rPr>
            </w:pPr>
            <w:r w:rsidRPr="006812AC">
              <w:rPr>
                <w:b/>
                <w:bCs/>
                <w:lang w:val="en-US"/>
              </w:rPr>
              <w:t>Closed</w:t>
            </w:r>
          </w:p>
        </w:tc>
      </w:tr>
      <w:tr w:rsidR="006812AC" w:rsidRPr="006812AC" w14:paraId="672DFF8F"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116CDE" w14:textId="77777777" w:rsidR="006812AC" w:rsidRPr="006812AC" w:rsidRDefault="006812AC" w:rsidP="006812AC">
            <w:pPr>
              <w:rPr>
                <w:lang w:val="en-US"/>
              </w:rPr>
            </w:pPr>
            <w:r w:rsidRPr="006812AC">
              <w:rPr>
                <w:lang w:val="en-US"/>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8A632D" w14:textId="77777777" w:rsidR="006812AC" w:rsidRPr="006812AC" w:rsidRDefault="006812AC" w:rsidP="006812AC">
            <w:pPr>
              <w:rPr>
                <w:lang w:val="en-US"/>
              </w:rPr>
            </w:pPr>
            <w:r w:rsidRPr="006812AC">
              <w:rPr>
                <w:b/>
                <w:bCs/>
                <w:lang w:val="en-US"/>
              </w:rPr>
              <w:t>RS485 sensor cable routing</w:t>
            </w:r>
            <w:r w:rsidRPr="006812AC">
              <w:rPr>
                <w:lang w:val="en-US"/>
              </w:rPr>
              <w:t xml:space="preserve"> — Physical routing from the controller enclosure (inside the greenhouse) to the </w:t>
            </w:r>
            <w:proofErr w:type="spellStart"/>
            <w:r w:rsidRPr="006812AC">
              <w:rPr>
                <w:lang w:val="en-US"/>
              </w:rPr>
              <w:t>SenseCAP</w:t>
            </w:r>
            <w:proofErr w:type="spellEnd"/>
            <w:r w:rsidRPr="006812AC">
              <w:rPr>
                <w:lang w:val="en-US"/>
              </w:rPr>
              <w:t xml:space="preserve"> S200 (outside, on mast) needs to be designed, including weather-proof cable glands and UV-resistant cable selection.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0BB015" w14:textId="77777777" w:rsidR="006812AC" w:rsidRPr="006812AC" w:rsidRDefault="006812AC" w:rsidP="006812AC">
            <w:pPr>
              <w:rPr>
                <w:lang w:val="en-US"/>
              </w:rPr>
            </w:pPr>
            <w:r w:rsidRPr="006812AC">
              <w:rPr>
                <w:lang w:val="en-US"/>
              </w:rPr>
              <w:t>Installer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6EDD55" w14:textId="77777777" w:rsidR="006812AC" w:rsidRPr="006812AC" w:rsidRDefault="006812AC" w:rsidP="006812AC">
            <w:pPr>
              <w:rPr>
                <w:lang w:val="en-US"/>
              </w:rPr>
            </w:pPr>
            <w:r w:rsidRPr="006812AC">
              <w:rPr>
                <w:lang w:val="en-US"/>
              </w:rPr>
              <w:t>Open</w:t>
            </w:r>
          </w:p>
        </w:tc>
      </w:tr>
      <w:tr w:rsidR="006812AC" w:rsidRPr="006812AC" w14:paraId="0BF44597"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B2108D" w14:textId="77777777" w:rsidR="006812AC" w:rsidRPr="006812AC" w:rsidRDefault="006812AC" w:rsidP="006812AC">
            <w:pPr>
              <w:rPr>
                <w:lang w:val="en-US"/>
              </w:rPr>
            </w:pPr>
            <w:r w:rsidRPr="006812AC">
              <w:rPr>
                <w:lang w:val="en-US"/>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1D7E0" w14:textId="77777777" w:rsidR="006812AC" w:rsidRPr="006812AC" w:rsidRDefault="006812AC" w:rsidP="006812AC">
            <w:pPr>
              <w:rPr>
                <w:lang w:val="en-US"/>
              </w:rPr>
            </w:pPr>
            <w:r w:rsidRPr="006812AC">
              <w:rPr>
                <w:b/>
                <w:bCs/>
                <w:lang w:val="en-US"/>
              </w:rPr>
              <w:t>Enclosure model selection</w:t>
            </w:r>
            <w:r w:rsidRPr="006812AC">
              <w:rPr>
                <w:lang w:val="en-US"/>
              </w:rPr>
              <w:t xml:space="preserve"> — Candidate housings identified: </w:t>
            </w:r>
            <w:proofErr w:type="spellStart"/>
            <w:r w:rsidRPr="006812AC">
              <w:rPr>
                <w:lang w:val="en-US"/>
              </w:rPr>
              <w:t>Multicomp</w:t>
            </w:r>
            <w:proofErr w:type="spellEnd"/>
            <w:r w:rsidRPr="006812AC">
              <w:rPr>
                <w:lang w:val="en-US"/>
              </w:rPr>
              <w:t xml:space="preserve"> Pro MC001110 (222 × 146 × 55 mm, €22 ex, Farnell) preferred; MC001111 (222 × 146 × 75 mm, €24 ex) as fallback if depth is insufficient. Final choice to be confirmed after PCB layout and 3D component-height clearance check. See §4.10.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33805F" w14:textId="77777777" w:rsidR="006812AC" w:rsidRPr="006812AC" w:rsidRDefault="006812AC" w:rsidP="006812AC">
            <w:pPr>
              <w:rPr>
                <w:lang w:val="en-US"/>
              </w:rPr>
            </w:pPr>
            <w:r w:rsidRPr="006812AC">
              <w:rPr>
                <w:lang w:val="en-US"/>
              </w:rPr>
              <w:t>Hardware designer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D087BD" w14:textId="77777777" w:rsidR="006812AC" w:rsidRPr="006812AC" w:rsidRDefault="006812AC" w:rsidP="006812AC">
            <w:pPr>
              <w:rPr>
                <w:lang w:val="en-US"/>
              </w:rPr>
            </w:pPr>
            <w:r w:rsidRPr="006812AC">
              <w:rPr>
                <w:lang w:val="en-US"/>
              </w:rPr>
              <w:t>Pending PCB layout</w:t>
            </w:r>
          </w:p>
        </w:tc>
      </w:tr>
      <w:tr w:rsidR="006812AC" w:rsidRPr="006812AC" w14:paraId="2B4E78EB"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1E62DC" w14:textId="77777777" w:rsidR="006812AC" w:rsidRPr="006812AC" w:rsidRDefault="006812AC" w:rsidP="006812AC">
            <w:pPr>
              <w:rPr>
                <w:lang w:val="en-US"/>
              </w:rPr>
            </w:pPr>
            <w:r w:rsidRPr="006812AC">
              <w:rPr>
                <w:lang w:val="en-US"/>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C363D1" w14:textId="77777777" w:rsidR="006812AC" w:rsidRPr="006812AC" w:rsidRDefault="006812AC" w:rsidP="006812AC">
            <w:pPr>
              <w:rPr>
                <w:lang w:val="en-US"/>
              </w:rPr>
            </w:pPr>
            <w:r w:rsidRPr="006812AC">
              <w:rPr>
                <w:b/>
                <w:bCs/>
                <w:lang w:val="en-US"/>
              </w:rPr>
              <w:t>Relay module selection</w:t>
            </w:r>
            <w:r w:rsidRPr="006812AC">
              <w:rPr>
                <w:lang w:val="en-US"/>
              </w:rPr>
              <w:t xml:space="preserve"> — The specific 6-channel relay module (opto-isolated, 5 V coil, potential-free contacts ≥ 0.5 A / 24 V) must be selected and its PCB footprint confirmed.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D93739" w14:textId="77777777" w:rsidR="006812AC" w:rsidRPr="006812AC" w:rsidRDefault="006812AC" w:rsidP="006812AC">
            <w:pPr>
              <w:rPr>
                <w:lang w:val="en-US"/>
              </w:rPr>
            </w:pPr>
            <w:r w:rsidRPr="006812AC">
              <w:rPr>
                <w:lang w:val="en-US"/>
              </w:rPr>
              <w:t>Hardware designer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284792" w14:textId="77777777" w:rsidR="006812AC" w:rsidRPr="006812AC" w:rsidRDefault="006812AC" w:rsidP="006812AC">
            <w:pPr>
              <w:rPr>
                <w:lang w:val="en-US"/>
              </w:rPr>
            </w:pPr>
            <w:r w:rsidRPr="006812AC">
              <w:rPr>
                <w:lang w:val="en-US"/>
              </w:rPr>
              <w:t>Open</w:t>
            </w:r>
          </w:p>
        </w:tc>
      </w:tr>
      <w:tr w:rsidR="006812AC" w:rsidRPr="006812AC" w14:paraId="5231EB7E" w14:textId="77777777" w:rsidTr="006812A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8190C8" w14:textId="77777777" w:rsidR="006812AC" w:rsidRPr="006812AC" w:rsidRDefault="006812AC" w:rsidP="006812AC">
            <w:pPr>
              <w:rPr>
                <w:lang w:val="en-US"/>
              </w:rPr>
            </w:pPr>
            <w:r w:rsidRPr="006812AC">
              <w:rPr>
                <w:lang w:val="en-US"/>
              </w:rPr>
              <w:lastRenderedPageBreak/>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9C3874" w14:textId="77777777" w:rsidR="006812AC" w:rsidRPr="006812AC" w:rsidRDefault="006812AC" w:rsidP="006812AC">
            <w:pPr>
              <w:rPr>
                <w:lang w:val="en-US"/>
              </w:rPr>
            </w:pPr>
            <w:r w:rsidRPr="006812AC">
              <w:rPr>
                <w:b/>
                <w:bCs/>
                <w:lang w:val="en-US"/>
              </w:rPr>
              <w:t>LED panel integration</w:t>
            </w:r>
            <w:r w:rsidRPr="006812AC">
              <w:rPr>
                <w:lang w:val="en-US"/>
              </w:rPr>
              <w:t xml:space="preserve"> — </w:t>
            </w:r>
            <w:del w:id="1" w:author="Unknown">
              <w:r w:rsidRPr="006812AC">
                <w:rPr>
                  <w:lang w:val="en-US"/>
                </w:rPr>
                <w:delText>Resolved</w:delText>
              </w:r>
            </w:del>
            <w:r w:rsidRPr="006812AC">
              <w:rPr>
                <w:lang w:val="en-US"/>
              </w:rPr>
              <w:t>. LEDs are on the PCB and visible through the transparent enclosure cover. No panel-mount LED holders or light pipes are required.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E6DEB" w14:textId="77777777" w:rsidR="006812AC" w:rsidRPr="006812AC" w:rsidRDefault="006812AC" w:rsidP="006812AC">
            <w:pPr>
              <w:rPr>
                <w:lang w:val="en-US"/>
              </w:rPr>
            </w:pPr>
            <w:r w:rsidRPr="006812AC">
              <w:rPr>
                <w:lang w:val="en-US"/>
              </w:rPr>
              <w:t>Hardware designer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3B978D" w14:textId="77777777" w:rsidR="006812AC" w:rsidRPr="006812AC" w:rsidRDefault="006812AC" w:rsidP="006812AC">
            <w:pPr>
              <w:rPr>
                <w:lang w:val="en-US"/>
              </w:rPr>
            </w:pPr>
            <w:r w:rsidRPr="006812AC">
              <w:rPr>
                <w:b/>
                <w:bCs/>
                <w:lang w:val="en-US"/>
              </w:rPr>
              <w:t>Closed</w:t>
            </w:r>
          </w:p>
        </w:tc>
      </w:tr>
    </w:tbl>
    <w:p w14:paraId="6024107F" w14:textId="4550E6C2" w:rsidR="006812AC" w:rsidRPr="006812AC" w:rsidRDefault="006812AC" w:rsidP="006812AC">
      <w:pPr>
        <w:rPr>
          <w:lang w:val="en-US"/>
        </w:rPr>
      </w:pPr>
    </w:p>
    <w:p w14:paraId="6299BC2A" w14:textId="77777777" w:rsidR="006812AC" w:rsidRPr="006812AC" w:rsidRDefault="006812AC" w:rsidP="006812AC">
      <w:pPr>
        <w:rPr>
          <w:lang w:val="en-US"/>
        </w:rPr>
      </w:pPr>
      <w:r w:rsidRPr="006812AC">
        <w:rPr>
          <w:i/>
          <w:iCs/>
          <w:lang w:val="en-US"/>
        </w:rPr>
        <w:t>End of document — version 0.2 draft</w:t>
      </w:r>
    </w:p>
    <w:p w14:paraId="09CDB916" w14:textId="77777777" w:rsidR="00315901" w:rsidRDefault="00315901"/>
    <w:sectPr w:rsidR="003159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1BC4"/>
    <w:multiLevelType w:val="multilevel"/>
    <w:tmpl w:val="C28E3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E7945"/>
    <w:multiLevelType w:val="multilevel"/>
    <w:tmpl w:val="4C34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8426A"/>
    <w:multiLevelType w:val="multilevel"/>
    <w:tmpl w:val="1780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42F11"/>
    <w:multiLevelType w:val="multilevel"/>
    <w:tmpl w:val="B8E8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B1EA8"/>
    <w:multiLevelType w:val="multilevel"/>
    <w:tmpl w:val="8246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5669F"/>
    <w:multiLevelType w:val="multilevel"/>
    <w:tmpl w:val="403E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53A4F"/>
    <w:multiLevelType w:val="hybridMultilevel"/>
    <w:tmpl w:val="606C8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861882"/>
    <w:multiLevelType w:val="hybridMultilevel"/>
    <w:tmpl w:val="B6427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2444B7"/>
    <w:multiLevelType w:val="multilevel"/>
    <w:tmpl w:val="C132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564D1"/>
    <w:multiLevelType w:val="multilevel"/>
    <w:tmpl w:val="FAEC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338DB"/>
    <w:multiLevelType w:val="multilevel"/>
    <w:tmpl w:val="B53C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A5E2F"/>
    <w:multiLevelType w:val="multilevel"/>
    <w:tmpl w:val="E1BC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464457">
    <w:abstractNumId w:val="0"/>
  </w:num>
  <w:num w:numId="2" w16cid:durableId="15817422">
    <w:abstractNumId w:val="2"/>
  </w:num>
  <w:num w:numId="3" w16cid:durableId="1375079740">
    <w:abstractNumId w:val="5"/>
  </w:num>
  <w:num w:numId="4" w16cid:durableId="649946189">
    <w:abstractNumId w:val="10"/>
  </w:num>
  <w:num w:numId="5" w16cid:durableId="194773474">
    <w:abstractNumId w:val="11"/>
  </w:num>
  <w:num w:numId="6" w16cid:durableId="1558668475">
    <w:abstractNumId w:val="3"/>
  </w:num>
  <w:num w:numId="7" w16cid:durableId="398094390">
    <w:abstractNumId w:val="1"/>
  </w:num>
  <w:num w:numId="8" w16cid:durableId="1482498151">
    <w:abstractNumId w:val="9"/>
  </w:num>
  <w:num w:numId="9" w16cid:durableId="1019742322">
    <w:abstractNumId w:val="8"/>
  </w:num>
  <w:num w:numId="10" w16cid:durableId="283392488">
    <w:abstractNumId w:val="4"/>
  </w:num>
  <w:num w:numId="11" w16cid:durableId="1566573476">
    <w:abstractNumId w:val="6"/>
  </w:num>
  <w:num w:numId="12" w16cid:durableId="15123766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2AC"/>
    <w:rsid w:val="0005342B"/>
    <w:rsid w:val="00315901"/>
    <w:rsid w:val="004F5453"/>
    <w:rsid w:val="006812AC"/>
    <w:rsid w:val="00992711"/>
    <w:rsid w:val="009B1EC4"/>
    <w:rsid w:val="00A86FD3"/>
    <w:rsid w:val="00D0212D"/>
    <w:rsid w:val="00E22B25"/>
    <w:rsid w:val="00FB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C7EAF"/>
  <w15:chartTrackingRefBased/>
  <w15:docId w15:val="{0477A255-332B-4BDB-8BBE-FE86AAE3A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681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81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6812A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6812A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812A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812A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812A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812A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812A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12AC"/>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rsid w:val="006812AC"/>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rsid w:val="006812AC"/>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rsid w:val="006812AC"/>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6812AC"/>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6812AC"/>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6812AC"/>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6812AC"/>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6812AC"/>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681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812AC"/>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6812A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812AC"/>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6812A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12AC"/>
    <w:rPr>
      <w:i/>
      <w:iCs/>
      <w:color w:val="404040" w:themeColor="text1" w:themeTint="BF"/>
      <w:lang w:val="en-GB"/>
    </w:rPr>
  </w:style>
  <w:style w:type="paragraph" w:styleId="Lijstalinea">
    <w:name w:val="List Paragraph"/>
    <w:basedOn w:val="Standaard"/>
    <w:uiPriority w:val="34"/>
    <w:qFormat/>
    <w:rsid w:val="006812AC"/>
    <w:pPr>
      <w:ind w:left="720"/>
      <w:contextualSpacing/>
    </w:pPr>
  </w:style>
  <w:style w:type="character" w:styleId="Intensievebenadrukking">
    <w:name w:val="Intense Emphasis"/>
    <w:basedOn w:val="Standaardalinea-lettertype"/>
    <w:uiPriority w:val="21"/>
    <w:qFormat/>
    <w:rsid w:val="006812AC"/>
    <w:rPr>
      <w:i/>
      <w:iCs/>
      <w:color w:val="0F4761" w:themeColor="accent1" w:themeShade="BF"/>
    </w:rPr>
  </w:style>
  <w:style w:type="paragraph" w:styleId="Duidelijkcitaat">
    <w:name w:val="Intense Quote"/>
    <w:basedOn w:val="Standaard"/>
    <w:next w:val="Standaard"/>
    <w:link w:val="DuidelijkcitaatChar"/>
    <w:uiPriority w:val="30"/>
    <w:qFormat/>
    <w:rsid w:val="00681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12AC"/>
    <w:rPr>
      <w:i/>
      <w:iCs/>
      <w:color w:val="0F4761" w:themeColor="accent1" w:themeShade="BF"/>
      <w:lang w:val="en-GB"/>
    </w:rPr>
  </w:style>
  <w:style w:type="character" w:styleId="Intensieveverwijzing">
    <w:name w:val="Intense Reference"/>
    <w:basedOn w:val="Standaardalinea-lettertype"/>
    <w:uiPriority w:val="32"/>
    <w:qFormat/>
    <w:rsid w:val="006812AC"/>
    <w:rPr>
      <w:b/>
      <w:bCs/>
      <w:smallCaps/>
      <w:color w:val="0F4761" w:themeColor="accent1" w:themeShade="BF"/>
      <w:spacing w:val="5"/>
    </w:rPr>
  </w:style>
  <w:style w:type="paragraph" w:customStyle="1" w:styleId="msonormal0">
    <w:name w:val="msonormal"/>
    <w:basedOn w:val="Standaard"/>
    <w:rsid w:val="006812A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TMLCode">
    <w:name w:val="HTML Code"/>
    <w:basedOn w:val="Standaardalinea-lettertype"/>
    <w:uiPriority w:val="99"/>
    <w:semiHidden/>
    <w:unhideWhenUsed/>
    <w:rsid w:val="006812AC"/>
    <w:rPr>
      <w:rFonts w:ascii="Courier New" w:eastAsia="Times New Roman" w:hAnsi="Courier New" w:cs="Courier New"/>
      <w:sz w:val="20"/>
      <w:szCs w:val="20"/>
    </w:rPr>
  </w:style>
  <w:style w:type="character" w:styleId="Hyperlink">
    <w:name w:val="Hyperlink"/>
    <w:basedOn w:val="Standaardalinea-lettertype"/>
    <w:uiPriority w:val="99"/>
    <w:unhideWhenUsed/>
    <w:rsid w:val="006812AC"/>
    <w:rPr>
      <w:color w:val="0000FF"/>
      <w:u w:val="single"/>
    </w:rPr>
  </w:style>
  <w:style w:type="character" w:styleId="GevolgdeHyperlink">
    <w:name w:val="FollowedHyperlink"/>
    <w:basedOn w:val="Standaardalinea-lettertype"/>
    <w:uiPriority w:val="99"/>
    <w:semiHidden/>
    <w:unhideWhenUsed/>
    <w:rsid w:val="006812AC"/>
    <w:rPr>
      <w:color w:val="800080"/>
      <w:u w:val="single"/>
    </w:rPr>
  </w:style>
  <w:style w:type="character" w:styleId="Nadruk">
    <w:name w:val="Emphasis"/>
    <w:basedOn w:val="Standaardalinea-lettertype"/>
    <w:uiPriority w:val="20"/>
    <w:qFormat/>
    <w:rsid w:val="006812AC"/>
    <w:rPr>
      <w:i/>
      <w:iCs/>
    </w:rPr>
  </w:style>
  <w:style w:type="paragraph" w:styleId="Normaalweb">
    <w:name w:val="Normal (Web)"/>
    <w:basedOn w:val="Standaard"/>
    <w:uiPriority w:val="99"/>
    <w:semiHidden/>
    <w:unhideWhenUsed/>
    <w:rsid w:val="006812A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Zwaar">
    <w:name w:val="Strong"/>
    <w:basedOn w:val="Standaardalinea-lettertype"/>
    <w:uiPriority w:val="22"/>
    <w:qFormat/>
    <w:rsid w:val="006812AC"/>
    <w:rPr>
      <w:b/>
      <w:bCs/>
    </w:rPr>
  </w:style>
  <w:style w:type="paragraph" w:styleId="HTML-voorafopgemaakt">
    <w:name w:val="HTML Preformatted"/>
    <w:basedOn w:val="Standaard"/>
    <w:link w:val="HTML-voorafopgemaaktChar"/>
    <w:uiPriority w:val="99"/>
    <w:semiHidden/>
    <w:unhideWhenUsed/>
    <w:rsid w:val="00681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voorafopgemaaktChar">
    <w:name w:val="HTML - vooraf opgemaakt Char"/>
    <w:basedOn w:val="Standaardalinea-lettertype"/>
    <w:link w:val="HTML-voorafopgemaakt"/>
    <w:uiPriority w:val="99"/>
    <w:semiHidden/>
    <w:rsid w:val="006812AC"/>
    <w:rPr>
      <w:rFonts w:ascii="Courier New" w:eastAsia="Times New Roman" w:hAnsi="Courier New" w:cs="Courier New"/>
      <w:kern w:val="0"/>
      <w:sz w:val="20"/>
      <w:szCs w:val="20"/>
      <w14:ligatures w14:val="none"/>
    </w:rPr>
  </w:style>
  <w:style w:type="character" w:styleId="Onopgelostemelding">
    <w:name w:val="Unresolved Mention"/>
    <w:basedOn w:val="Standaardalinea-lettertype"/>
    <w:uiPriority w:val="99"/>
    <w:semiHidden/>
    <w:unhideWhenUsed/>
    <w:rsid w:val="006812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160089">
      <w:bodyDiv w:val="1"/>
      <w:marLeft w:val="0"/>
      <w:marRight w:val="0"/>
      <w:marTop w:val="0"/>
      <w:marBottom w:val="0"/>
      <w:divBdr>
        <w:top w:val="none" w:sz="0" w:space="0" w:color="auto"/>
        <w:left w:val="none" w:sz="0" w:space="0" w:color="auto"/>
        <w:bottom w:val="none" w:sz="0" w:space="0" w:color="auto"/>
        <w:right w:val="none" w:sz="0" w:space="0" w:color="auto"/>
      </w:divBdr>
      <w:divsChild>
        <w:div w:id="973408935">
          <w:blockQuote w:val="1"/>
          <w:marLeft w:val="0"/>
          <w:marRight w:val="0"/>
          <w:marTop w:val="240"/>
          <w:marBottom w:val="240"/>
          <w:divBdr>
            <w:top w:val="none" w:sz="0" w:space="0" w:color="auto"/>
            <w:left w:val="single" w:sz="24" w:space="12" w:color="CCCCCC"/>
            <w:bottom w:val="none" w:sz="0" w:space="0" w:color="auto"/>
            <w:right w:val="none" w:sz="0" w:space="0" w:color="auto"/>
          </w:divBdr>
        </w:div>
        <w:div w:id="656300422">
          <w:blockQuote w:val="1"/>
          <w:marLeft w:val="0"/>
          <w:marRight w:val="0"/>
          <w:marTop w:val="240"/>
          <w:marBottom w:val="240"/>
          <w:divBdr>
            <w:top w:val="none" w:sz="0" w:space="0" w:color="auto"/>
            <w:left w:val="single" w:sz="24" w:space="12" w:color="CCCCCC"/>
            <w:bottom w:val="none" w:sz="0" w:space="0" w:color="auto"/>
            <w:right w:val="none" w:sz="0" w:space="0" w:color="auto"/>
          </w:divBdr>
        </w:div>
        <w:div w:id="1412191806">
          <w:blockQuote w:val="1"/>
          <w:marLeft w:val="0"/>
          <w:marRight w:val="0"/>
          <w:marTop w:val="240"/>
          <w:marBottom w:val="240"/>
          <w:divBdr>
            <w:top w:val="none" w:sz="0" w:space="0" w:color="auto"/>
            <w:left w:val="single" w:sz="24" w:space="12" w:color="CCCCCC"/>
            <w:bottom w:val="none" w:sz="0" w:space="0" w:color="auto"/>
            <w:right w:val="none" w:sz="0" w:space="0" w:color="auto"/>
          </w:divBdr>
        </w:div>
        <w:div w:id="1479958341">
          <w:blockQuote w:val="1"/>
          <w:marLeft w:val="0"/>
          <w:marRight w:val="0"/>
          <w:marTop w:val="240"/>
          <w:marBottom w:val="240"/>
          <w:divBdr>
            <w:top w:val="none" w:sz="0" w:space="0" w:color="auto"/>
            <w:left w:val="single" w:sz="24" w:space="12" w:color="CCCCCC"/>
            <w:bottom w:val="none" w:sz="0" w:space="0" w:color="auto"/>
            <w:right w:val="none" w:sz="0" w:space="0" w:color="auto"/>
          </w:divBdr>
        </w:div>
        <w:div w:id="88356109">
          <w:blockQuote w:val="1"/>
          <w:marLeft w:val="0"/>
          <w:marRight w:val="0"/>
          <w:marTop w:val="240"/>
          <w:marBottom w:val="240"/>
          <w:divBdr>
            <w:top w:val="none" w:sz="0" w:space="0" w:color="auto"/>
            <w:left w:val="single" w:sz="24" w:space="12" w:color="CCCCCC"/>
            <w:bottom w:val="none" w:sz="0" w:space="0" w:color="auto"/>
            <w:right w:val="none" w:sz="0" w:space="0" w:color="auto"/>
          </w:divBdr>
        </w:div>
        <w:div w:id="934751616">
          <w:blockQuote w:val="1"/>
          <w:marLeft w:val="0"/>
          <w:marRight w:val="0"/>
          <w:marTop w:val="240"/>
          <w:marBottom w:val="240"/>
          <w:divBdr>
            <w:top w:val="none" w:sz="0" w:space="0" w:color="auto"/>
            <w:left w:val="single" w:sz="24" w:space="12" w:color="CCCCCC"/>
            <w:bottom w:val="none" w:sz="0" w:space="0" w:color="auto"/>
            <w:right w:val="none" w:sz="0" w:space="0" w:color="auto"/>
          </w:divBdr>
        </w:div>
        <w:div w:id="569585672">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 w:id="602423379">
      <w:bodyDiv w:val="1"/>
      <w:marLeft w:val="0"/>
      <w:marRight w:val="0"/>
      <w:marTop w:val="0"/>
      <w:marBottom w:val="0"/>
      <w:divBdr>
        <w:top w:val="none" w:sz="0" w:space="0" w:color="auto"/>
        <w:left w:val="none" w:sz="0" w:space="0" w:color="auto"/>
        <w:bottom w:val="none" w:sz="0" w:space="0" w:color="auto"/>
        <w:right w:val="none" w:sz="0" w:space="0" w:color="auto"/>
      </w:divBdr>
      <w:divsChild>
        <w:div w:id="342778184">
          <w:blockQuote w:val="1"/>
          <w:marLeft w:val="0"/>
          <w:marRight w:val="0"/>
          <w:marTop w:val="240"/>
          <w:marBottom w:val="240"/>
          <w:divBdr>
            <w:top w:val="none" w:sz="0" w:space="0" w:color="auto"/>
            <w:left w:val="single" w:sz="24" w:space="12" w:color="CCCCCC"/>
            <w:bottom w:val="none" w:sz="0" w:space="0" w:color="auto"/>
            <w:right w:val="none" w:sz="0" w:space="0" w:color="auto"/>
          </w:divBdr>
        </w:div>
        <w:div w:id="500003157">
          <w:blockQuote w:val="1"/>
          <w:marLeft w:val="0"/>
          <w:marRight w:val="0"/>
          <w:marTop w:val="240"/>
          <w:marBottom w:val="240"/>
          <w:divBdr>
            <w:top w:val="none" w:sz="0" w:space="0" w:color="auto"/>
            <w:left w:val="single" w:sz="24" w:space="12" w:color="CCCCCC"/>
            <w:bottom w:val="none" w:sz="0" w:space="0" w:color="auto"/>
            <w:right w:val="none" w:sz="0" w:space="0" w:color="auto"/>
          </w:divBdr>
        </w:div>
        <w:div w:id="511721959">
          <w:blockQuote w:val="1"/>
          <w:marLeft w:val="0"/>
          <w:marRight w:val="0"/>
          <w:marTop w:val="240"/>
          <w:marBottom w:val="240"/>
          <w:divBdr>
            <w:top w:val="none" w:sz="0" w:space="0" w:color="auto"/>
            <w:left w:val="single" w:sz="24" w:space="12" w:color="CCCCCC"/>
            <w:bottom w:val="none" w:sz="0" w:space="0" w:color="auto"/>
            <w:right w:val="none" w:sz="0" w:space="0" w:color="auto"/>
          </w:divBdr>
        </w:div>
        <w:div w:id="1638531888">
          <w:blockQuote w:val="1"/>
          <w:marLeft w:val="0"/>
          <w:marRight w:val="0"/>
          <w:marTop w:val="240"/>
          <w:marBottom w:val="240"/>
          <w:divBdr>
            <w:top w:val="none" w:sz="0" w:space="0" w:color="auto"/>
            <w:left w:val="single" w:sz="24" w:space="12" w:color="CCCCCC"/>
            <w:bottom w:val="none" w:sz="0" w:space="0" w:color="auto"/>
            <w:right w:val="none" w:sz="0" w:space="0" w:color="auto"/>
          </w:divBdr>
        </w:div>
        <w:div w:id="1352146590">
          <w:blockQuote w:val="1"/>
          <w:marLeft w:val="0"/>
          <w:marRight w:val="0"/>
          <w:marTop w:val="240"/>
          <w:marBottom w:val="240"/>
          <w:divBdr>
            <w:top w:val="none" w:sz="0" w:space="0" w:color="auto"/>
            <w:left w:val="single" w:sz="24" w:space="12" w:color="CCCCCC"/>
            <w:bottom w:val="none" w:sz="0" w:space="0" w:color="auto"/>
            <w:right w:val="none" w:sz="0" w:space="0" w:color="auto"/>
          </w:divBdr>
        </w:div>
        <w:div w:id="198665077">
          <w:blockQuote w:val="1"/>
          <w:marLeft w:val="0"/>
          <w:marRight w:val="0"/>
          <w:marTop w:val="240"/>
          <w:marBottom w:val="240"/>
          <w:divBdr>
            <w:top w:val="none" w:sz="0" w:space="0" w:color="auto"/>
            <w:left w:val="single" w:sz="24" w:space="12" w:color="CCCCCC"/>
            <w:bottom w:val="none" w:sz="0" w:space="0" w:color="auto"/>
            <w:right w:val="none" w:sz="0" w:space="0" w:color="auto"/>
          </w:divBdr>
        </w:div>
        <w:div w:id="917324846">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 w:id="1083452445">
      <w:bodyDiv w:val="1"/>
      <w:marLeft w:val="0"/>
      <w:marRight w:val="0"/>
      <w:marTop w:val="0"/>
      <w:marBottom w:val="0"/>
      <w:divBdr>
        <w:top w:val="none" w:sz="0" w:space="0" w:color="auto"/>
        <w:left w:val="none" w:sz="0" w:space="0" w:color="auto"/>
        <w:bottom w:val="none" w:sz="0" w:space="0" w:color="auto"/>
        <w:right w:val="none" w:sz="0" w:space="0" w:color="auto"/>
      </w:divBdr>
      <w:divsChild>
        <w:div w:id="187068350">
          <w:blockQuote w:val="1"/>
          <w:marLeft w:val="0"/>
          <w:marRight w:val="0"/>
          <w:marTop w:val="240"/>
          <w:marBottom w:val="240"/>
          <w:divBdr>
            <w:top w:val="none" w:sz="0" w:space="0" w:color="auto"/>
            <w:left w:val="single" w:sz="24" w:space="12" w:color="CCCCCC"/>
            <w:bottom w:val="none" w:sz="0" w:space="0" w:color="auto"/>
            <w:right w:val="none" w:sz="0" w:space="0" w:color="auto"/>
          </w:divBdr>
        </w:div>
        <w:div w:id="1192845375">
          <w:blockQuote w:val="1"/>
          <w:marLeft w:val="0"/>
          <w:marRight w:val="0"/>
          <w:marTop w:val="240"/>
          <w:marBottom w:val="240"/>
          <w:divBdr>
            <w:top w:val="none" w:sz="0" w:space="0" w:color="auto"/>
            <w:left w:val="single" w:sz="24" w:space="12" w:color="CCCCCC"/>
            <w:bottom w:val="none" w:sz="0" w:space="0" w:color="auto"/>
            <w:right w:val="none" w:sz="0" w:space="0" w:color="auto"/>
          </w:divBdr>
        </w:div>
        <w:div w:id="297610891">
          <w:blockQuote w:val="1"/>
          <w:marLeft w:val="0"/>
          <w:marRight w:val="0"/>
          <w:marTop w:val="240"/>
          <w:marBottom w:val="240"/>
          <w:divBdr>
            <w:top w:val="none" w:sz="0" w:space="0" w:color="auto"/>
            <w:left w:val="single" w:sz="24" w:space="12" w:color="CCCCCC"/>
            <w:bottom w:val="none" w:sz="0" w:space="0" w:color="auto"/>
            <w:right w:val="none" w:sz="0" w:space="0" w:color="auto"/>
          </w:divBdr>
        </w:div>
        <w:div w:id="1393582435">
          <w:blockQuote w:val="1"/>
          <w:marLeft w:val="0"/>
          <w:marRight w:val="0"/>
          <w:marTop w:val="240"/>
          <w:marBottom w:val="240"/>
          <w:divBdr>
            <w:top w:val="none" w:sz="0" w:space="0" w:color="auto"/>
            <w:left w:val="single" w:sz="24" w:space="12" w:color="CCCCCC"/>
            <w:bottom w:val="none" w:sz="0" w:space="0" w:color="auto"/>
            <w:right w:val="none" w:sz="0" w:space="0" w:color="auto"/>
          </w:divBdr>
        </w:div>
        <w:div w:id="1055277736">
          <w:blockQuote w:val="1"/>
          <w:marLeft w:val="0"/>
          <w:marRight w:val="0"/>
          <w:marTop w:val="240"/>
          <w:marBottom w:val="240"/>
          <w:divBdr>
            <w:top w:val="none" w:sz="0" w:space="0" w:color="auto"/>
            <w:left w:val="single" w:sz="24" w:space="12" w:color="CCCCCC"/>
            <w:bottom w:val="none" w:sz="0" w:space="0" w:color="auto"/>
            <w:right w:val="none" w:sz="0" w:space="0" w:color="auto"/>
          </w:divBdr>
        </w:div>
        <w:div w:id="1664964122">
          <w:blockQuote w:val="1"/>
          <w:marLeft w:val="0"/>
          <w:marRight w:val="0"/>
          <w:marTop w:val="240"/>
          <w:marBottom w:val="240"/>
          <w:divBdr>
            <w:top w:val="none" w:sz="0" w:space="0" w:color="auto"/>
            <w:left w:val="single" w:sz="24" w:space="12" w:color="CCCCCC"/>
            <w:bottom w:val="none" w:sz="0" w:space="0" w:color="auto"/>
            <w:right w:val="none" w:sz="0" w:space="0" w:color="auto"/>
          </w:divBdr>
        </w:div>
        <w:div w:id="1282880985">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 w:id="1500121087">
      <w:bodyDiv w:val="1"/>
      <w:marLeft w:val="0"/>
      <w:marRight w:val="0"/>
      <w:marTop w:val="0"/>
      <w:marBottom w:val="0"/>
      <w:divBdr>
        <w:top w:val="none" w:sz="0" w:space="0" w:color="auto"/>
        <w:left w:val="none" w:sz="0" w:space="0" w:color="auto"/>
        <w:bottom w:val="none" w:sz="0" w:space="0" w:color="auto"/>
        <w:right w:val="none" w:sz="0" w:space="0" w:color="auto"/>
      </w:divBdr>
      <w:divsChild>
        <w:div w:id="622880009">
          <w:blockQuote w:val="1"/>
          <w:marLeft w:val="0"/>
          <w:marRight w:val="0"/>
          <w:marTop w:val="240"/>
          <w:marBottom w:val="240"/>
          <w:divBdr>
            <w:top w:val="none" w:sz="0" w:space="0" w:color="auto"/>
            <w:left w:val="single" w:sz="24" w:space="12" w:color="CCCCCC"/>
            <w:bottom w:val="none" w:sz="0" w:space="0" w:color="auto"/>
            <w:right w:val="none" w:sz="0" w:space="0" w:color="auto"/>
          </w:divBdr>
        </w:div>
        <w:div w:id="408423571">
          <w:blockQuote w:val="1"/>
          <w:marLeft w:val="0"/>
          <w:marRight w:val="0"/>
          <w:marTop w:val="240"/>
          <w:marBottom w:val="240"/>
          <w:divBdr>
            <w:top w:val="none" w:sz="0" w:space="0" w:color="auto"/>
            <w:left w:val="single" w:sz="24" w:space="12" w:color="CCCCCC"/>
            <w:bottom w:val="none" w:sz="0" w:space="0" w:color="auto"/>
            <w:right w:val="none" w:sz="0" w:space="0" w:color="auto"/>
          </w:divBdr>
        </w:div>
        <w:div w:id="1396467959">
          <w:blockQuote w:val="1"/>
          <w:marLeft w:val="0"/>
          <w:marRight w:val="0"/>
          <w:marTop w:val="240"/>
          <w:marBottom w:val="240"/>
          <w:divBdr>
            <w:top w:val="none" w:sz="0" w:space="0" w:color="auto"/>
            <w:left w:val="single" w:sz="24" w:space="12" w:color="CCCCCC"/>
            <w:bottom w:val="none" w:sz="0" w:space="0" w:color="auto"/>
            <w:right w:val="none" w:sz="0" w:space="0" w:color="auto"/>
          </w:divBdr>
        </w:div>
        <w:div w:id="1211725646">
          <w:blockQuote w:val="1"/>
          <w:marLeft w:val="0"/>
          <w:marRight w:val="0"/>
          <w:marTop w:val="240"/>
          <w:marBottom w:val="240"/>
          <w:divBdr>
            <w:top w:val="none" w:sz="0" w:space="0" w:color="auto"/>
            <w:left w:val="single" w:sz="24" w:space="12" w:color="CCCCCC"/>
            <w:bottom w:val="none" w:sz="0" w:space="0" w:color="auto"/>
            <w:right w:val="none" w:sz="0" w:space="0" w:color="auto"/>
          </w:divBdr>
        </w:div>
        <w:div w:id="624502439">
          <w:blockQuote w:val="1"/>
          <w:marLeft w:val="0"/>
          <w:marRight w:val="0"/>
          <w:marTop w:val="240"/>
          <w:marBottom w:val="240"/>
          <w:divBdr>
            <w:top w:val="none" w:sz="0" w:space="0" w:color="auto"/>
            <w:left w:val="single" w:sz="24" w:space="12" w:color="CCCCCC"/>
            <w:bottom w:val="none" w:sz="0" w:space="0" w:color="auto"/>
            <w:right w:val="none" w:sz="0" w:space="0" w:color="auto"/>
          </w:divBdr>
        </w:div>
        <w:div w:id="1086877943">
          <w:blockQuote w:val="1"/>
          <w:marLeft w:val="0"/>
          <w:marRight w:val="0"/>
          <w:marTop w:val="240"/>
          <w:marBottom w:val="240"/>
          <w:divBdr>
            <w:top w:val="none" w:sz="0" w:space="0" w:color="auto"/>
            <w:left w:val="single" w:sz="24" w:space="12" w:color="CCCCCC"/>
            <w:bottom w:val="none" w:sz="0" w:space="0" w:color="auto"/>
            <w:right w:val="none" w:sz="0" w:space="0" w:color="auto"/>
          </w:divBdr>
        </w:div>
        <w:div w:id="1380327028">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 w:id="1756243186">
      <w:bodyDiv w:val="1"/>
      <w:marLeft w:val="0"/>
      <w:marRight w:val="0"/>
      <w:marTop w:val="0"/>
      <w:marBottom w:val="0"/>
      <w:divBdr>
        <w:top w:val="none" w:sz="0" w:space="0" w:color="auto"/>
        <w:left w:val="none" w:sz="0" w:space="0" w:color="auto"/>
        <w:bottom w:val="none" w:sz="0" w:space="0" w:color="auto"/>
        <w:right w:val="none" w:sz="0" w:space="0" w:color="auto"/>
      </w:divBdr>
      <w:divsChild>
        <w:div w:id="879974196">
          <w:blockQuote w:val="1"/>
          <w:marLeft w:val="0"/>
          <w:marRight w:val="0"/>
          <w:marTop w:val="240"/>
          <w:marBottom w:val="240"/>
          <w:divBdr>
            <w:top w:val="none" w:sz="0" w:space="0" w:color="auto"/>
            <w:left w:val="single" w:sz="24" w:space="12" w:color="CCCCCC"/>
            <w:bottom w:val="none" w:sz="0" w:space="0" w:color="auto"/>
            <w:right w:val="none" w:sz="0" w:space="0" w:color="auto"/>
          </w:divBdr>
        </w:div>
        <w:div w:id="1141727072">
          <w:blockQuote w:val="1"/>
          <w:marLeft w:val="0"/>
          <w:marRight w:val="0"/>
          <w:marTop w:val="240"/>
          <w:marBottom w:val="240"/>
          <w:divBdr>
            <w:top w:val="none" w:sz="0" w:space="0" w:color="auto"/>
            <w:left w:val="single" w:sz="24" w:space="12" w:color="CCCCCC"/>
            <w:bottom w:val="none" w:sz="0" w:space="0" w:color="auto"/>
            <w:right w:val="none" w:sz="0" w:space="0" w:color="auto"/>
          </w:divBdr>
        </w:div>
        <w:div w:id="594902394">
          <w:blockQuote w:val="1"/>
          <w:marLeft w:val="0"/>
          <w:marRight w:val="0"/>
          <w:marTop w:val="240"/>
          <w:marBottom w:val="240"/>
          <w:divBdr>
            <w:top w:val="none" w:sz="0" w:space="0" w:color="auto"/>
            <w:left w:val="single" w:sz="24" w:space="12" w:color="CCCCCC"/>
            <w:bottom w:val="none" w:sz="0" w:space="0" w:color="auto"/>
            <w:right w:val="none" w:sz="0" w:space="0" w:color="auto"/>
          </w:divBdr>
        </w:div>
        <w:div w:id="135145545">
          <w:blockQuote w:val="1"/>
          <w:marLeft w:val="0"/>
          <w:marRight w:val="0"/>
          <w:marTop w:val="240"/>
          <w:marBottom w:val="240"/>
          <w:divBdr>
            <w:top w:val="none" w:sz="0" w:space="0" w:color="auto"/>
            <w:left w:val="single" w:sz="24" w:space="12" w:color="CCCCCC"/>
            <w:bottom w:val="none" w:sz="0" w:space="0" w:color="auto"/>
            <w:right w:val="none" w:sz="0" w:space="0" w:color="auto"/>
          </w:divBdr>
        </w:div>
        <w:div w:id="503786538">
          <w:blockQuote w:val="1"/>
          <w:marLeft w:val="0"/>
          <w:marRight w:val="0"/>
          <w:marTop w:val="240"/>
          <w:marBottom w:val="240"/>
          <w:divBdr>
            <w:top w:val="none" w:sz="0" w:space="0" w:color="auto"/>
            <w:left w:val="single" w:sz="24" w:space="12" w:color="CCCCCC"/>
            <w:bottom w:val="none" w:sz="0" w:space="0" w:color="auto"/>
            <w:right w:val="none" w:sz="0" w:space="0" w:color="auto"/>
          </w:divBdr>
        </w:div>
        <w:div w:id="1752697739">
          <w:blockQuote w:val="1"/>
          <w:marLeft w:val="0"/>
          <w:marRight w:val="0"/>
          <w:marTop w:val="240"/>
          <w:marBottom w:val="240"/>
          <w:divBdr>
            <w:top w:val="none" w:sz="0" w:space="0" w:color="auto"/>
            <w:left w:val="single" w:sz="24" w:space="12" w:color="CCCCCC"/>
            <w:bottom w:val="none" w:sz="0" w:space="0" w:color="auto"/>
            <w:right w:val="none" w:sz="0" w:space="0" w:color="auto"/>
          </w:divBdr>
        </w:div>
        <w:div w:id="1794907228">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 w:id="1942107608">
      <w:bodyDiv w:val="1"/>
      <w:marLeft w:val="0"/>
      <w:marRight w:val="0"/>
      <w:marTop w:val="0"/>
      <w:marBottom w:val="0"/>
      <w:divBdr>
        <w:top w:val="none" w:sz="0" w:space="0" w:color="auto"/>
        <w:left w:val="none" w:sz="0" w:space="0" w:color="auto"/>
        <w:bottom w:val="none" w:sz="0" w:space="0" w:color="auto"/>
        <w:right w:val="none" w:sz="0" w:space="0" w:color="auto"/>
      </w:divBdr>
      <w:divsChild>
        <w:div w:id="1752581472">
          <w:blockQuote w:val="1"/>
          <w:marLeft w:val="0"/>
          <w:marRight w:val="0"/>
          <w:marTop w:val="240"/>
          <w:marBottom w:val="240"/>
          <w:divBdr>
            <w:top w:val="none" w:sz="0" w:space="0" w:color="auto"/>
            <w:left w:val="single" w:sz="24" w:space="12" w:color="CCCCCC"/>
            <w:bottom w:val="none" w:sz="0" w:space="0" w:color="auto"/>
            <w:right w:val="none" w:sz="0" w:space="0" w:color="auto"/>
          </w:divBdr>
        </w:div>
        <w:div w:id="1954359615">
          <w:blockQuote w:val="1"/>
          <w:marLeft w:val="0"/>
          <w:marRight w:val="0"/>
          <w:marTop w:val="240"/>
          <w:marBottom w:val="240"/>
          <w:divBdr>
            <w:top w:val="none" w:sz="0" w:space="0" w:color="auto"/>
            <w:left w:val="single" w:sz="24" w:space="12" w:color="CCCCCC"/>
            <w:bottom w:val="none" w:sz="0" w:space="0" w:color="auto"/>
            <w:right w:val="none" w:sz="0" w:space="0" w:color="auto"/>
          </w:divBdr>
        </w:div>
        <w:div w:id="1958683875">
          <w:blockQuote w:val="1"/>
          <w:marLeft w:val="0"/>
          <w:marRight w:val="0"/>
          <w:marTop w:val="240"/>
          <w:marBottom w:val="240"/>
          <w:divBdr>
            <w:top w:val="none" w:sz="0" w:space="0" w:color="auto"/>
            <w:left w:val="single" w:sz="24" w:space="12" w:color="CCCCCC"/>
            <w:bottom w:val="none" w:sz="0" w:space="0" w:color="auto"/>
            <w:right w:val="none" w:sz="0" w:space="0" w:color="auto"/>
          </w:divBdr>
        </w:div>
        <w:div w:id="2033803654">
          <w:blockQuote w:val="1"/>
          <w:marLeft w:val="0"/>
          <w:marRight w:val="0"/>
          <w:marTop w:val="240"/>
          <w:marBottom w:val="240"/>
          <w:divBdr>
            <w:top w:val="none" w:sz="0" w:space="0" w:color="auto"/>
            <w:left w:val="single" w:sz="24" w:space="12" w:color="CCCCCC"/>
            <w:bottom w:val="none" w:sz="0" w:space="0" w:color="auto"/>
            <w:right w:val="none" w:sz="0" w:space="0" w:color="auto"/>
          </w:divBdr>
        </w:div>
        <w:div w:id="2011328956">
          <w:blockQuote w:val="1"/>
          <w:marLeft w:val="0"/>
          <w:marRight w:val="0"/>
          <w:marTop w:val="240"/>
          <w:marBottom w:val="240"/>
          <w:divBdr>
            <w:top w:val="none" w:sz="0" w:space="0" w:color="auto"/>
            <w:left w:val="single" w:sz="24" w:space="12" w:color="CCCCCC"/>
            <w:bottom w:val="none" w:sz="0" w:space="0" w:color="auto"/>
            <w:right w:val="none" w:sz="0" w:space="0" w:color="auto"/>
          </w:divBdr>
        </w:div>
        <w:div w:id="419303192">
          <w:blockQuote w:val="1"/>
          <w:marLeft w:val="0"/>
          <w:marRight w:val="0"/>
          <w:marTop w:val="240"/>
          <w:marBottom w:val="240"/>
          <w:divBdr>
            <w:top w:val="none" w:sz="0" w:space="0" w:color="auto"/>
            <w:left w:val="single" w:sz="24" w:space="12" w:color="CCCCCC"/>
            <w:bottom w:val="none" w:sz="0" w:space="0" w:color="auto"/>
            <w:right w:val="none" w:sz="0" w:space="0" w:color="auto"/>
          </w:divBdr>
        </w:div>
        <w:div w:id="342170403">
          <w:blockQuote w:val="1"/>
          <w:marLeft w:val="0"/>
          <w:marRight w:val="0"/>
          <w:marTop w:val="240"/>
          <w:marBottom w:val="240"/>
          <w:divBdr>
            <w:top w:val="none" w:sz="0" w:space="0" w:color="auto"/>
            <w:left w:val="single" w:sz="24" w:space="12" w:color="CCCCCC"/>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rkdowntorichtext.com/" TargetMode="External"/><Relationship Id="rId3" Type="http://schemas.openxmlformats.org/officeDocument/2006/relationships/settings" Target="settings.xml"/><Relationship Id="rId7" Type="http://schemas.openxmlformats.org/officeDocument/2006/relationships/hyperlink" Target="https://markdowntorichtex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rkdowntorichtext.com/" TargetMode="External"/><Relationship Id="rId11" Type="http://schemas.openxmlformats.org/officeDocument/2006/relationships/fontTable" Target="fontTable.xml"/><Relationship Id="rId5" Type="http://schemas.openxmlformats.org/officeDocument/2006/relationships/hyperlink" Target="https://markdowntorichtext.com/" TargetMode="External"/><Relationship Id="rId10" Type="http://schemas.openxmlformats.org/officeDocument/2006/relationships/hyperlink" Target="https://markdowntorichtext.com/" TargetMode="External"/><Relationship Id="rId4" Type="http://schemas.openxmlformats.org/officeDocument/2006/relationships/webSettings" Target="webSettings.xml"/><Relationship Id="rId9" Type="http://schemas.openxmlformats.org/officeDocument/2006/relationships/hyperlink" Target="https://markdowntorichtex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5286</Words>
  <Characters>30131</Characters>
  <Application>Microsoft Office Word</Application>
  <DocSecurity>0</DocSecurity>
  <Lines>251</Lines>
  <Paragraphs>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Remko Welling</dc:creator>
  <cp:keywords/>
  <dc:description/>
  <cp:lastModifiedBy>Remko Welling</cp:lastModifiedBy>
  <cp:revision>3</cp:revision>
  <dcterms:created xsi:type="dcterms:W3CDTF">2026-03-27T09:00:00Z</dcterms:created>
  <dcterms:modified xsi:type="dcterms:W3CDTF">2026-03-27T09:22:00Z</dcterms:modified>
</cp:coreProperties>
</file>